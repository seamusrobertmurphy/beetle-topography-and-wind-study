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91D52" w14:textId="77777777" w:rsidR="000551C3" w:rsidRDefault="0019230A">
      <w:pPr>
        <w:pStyle w:val="Title"/>
        <w:pPrChange w:id="3" w:author="Seamus Murphy" w:date="2026-09-23T07:08:00Z" w16du:dateUtc="2026-09-23T14:08:00Z">
          <w:pPr>
            <w:pStyle w:val="Title"/>
            <w:spacing w:line="276" w:lineRule="auto"/>
          </w:pPr>
        </w:pPrChange>
      </w:pPr>
      <w:r>
        <w:t>Testing the wind disruption and disturbance refugia hypothesis for mountain pine beetle outbreaks (</w:t>
      </w:r>
      <w:r>
        <w:rPr>
          <w:i/>
          <w:iCs/>
        </w:rPr>
        <w:t>Dendroctonus ponderosae</w:t>
      </w:r>
      <w:r>
        <w:t>)</w:t>
      </w:r>
    </w:p>
    <w:p w14:paraId="27A6A4B0" w14:textId="77777777" w:rsidR="000551C3" w:rsidRDefault="0019230A">
      <w:pPr>
        <w:pStyle w:val="Subtitle"/>
        <w:pPrChange w:id="4" w:author="Seamus Murphy" w:date="2026-09-23T07:08:00Z" w16du:dateUtc="2026-09-23T14:08:00Z">
          <w:pPr>
            <w:pStyle w:val="Subtitle"/>
            <w:spacing w:line="276" w:lineRule="auto"/>
          </w:pPr>
        </w:pPrChange>
      </w:pPr>
      <w:r>
        <w:t>Terrain, stand density and flight-period wind as controls on attack in the Selkirk Mountains of British Columbia</w:t>
      </w:r>
    </w:p>
    <w:p w14:paraId="03BCF250" w14:textId="77777777" w:rsidR="007563CE" w:rsidRDefault="0019230A">
      <w:pPr>
        <w:pStyle w:val="Author"/>
        <w:rPr>
          <w:ins w:id="5" w:author="Seamus Murphy" w:date="2026-09-23T07:08:00Z" w16du:dateUtc="2026-09-23T14:08:00Z"/>
        </w:rPr>
      </w:pPr>
      <w:ins w:id="6" w:author="Seamus Murphy" w:date="2026-09-23T07:08:00Z" w16du:dateUtc="2026-09-23T14:08:00Z">
        <w:r>
          <w:t>Seamus Murphy</w:t>
        </w:r>
      </w:ins>
    </w:p>
    <w:p w14:paraId="02A89D64" w14:textId="77777777" w:rsidR="007563CE" w:rsidRDefault="0019230A">
      <w:pPr>
        <w:pStyle w:val="Date"/>
        <w:rPr>
          <w:ins w:id="7" w:author="Seamus Murphy" w:date="2026-09-23T07:08:00Z" w16du:dateUtc="2026-09-23T14:08:00Z"/>
        </w:rPr>
      </w:pPr>
      <w:ins w:id="8" w:author="Seamus Murphy" w:date="2026-09-23T07:08:00Z" w16du:dateUtc="2026-09-23T14:08:00Z">
        <w:r>
          <w:t>2026-09-23</w:t>
        </w:r>
      </w:ins>
    </w:p>
    <w:p w14:paraId="3F08BBDE" w14:textId="0BBA3999" w:rsidR="000551C3" w:rsidRDefault="0019230A">
      <w:pPr>
        <w:pStyle w:val="FirstParagraph"/>
        <w:pPrChange w:id="9" w:author="Seamus Murphy" w:date="2026-09-23T07:08:00Z" w16du:dateUtc="2026-09-23T14:08:00Z">
          <w:pPr>
            <w:pStyle w:val="Author"/>
          </w:pPr>
        </w:pPrChange>
      </w:pPr>
      <w:ins w:id="10" w:author="Seamus Murphy" w:date="2026-09-23T07:08:00Z" w16du:dateUtc="2026-09-23T14:08:00Z">
        <w:r>
          <w:rPr>
            <w:b/>
            <w:bCs/>
          </w:rPr>
          <w:t>Running title.</w:t>
        </w:r>
        <w:r>
          <w:t xml:space="preserve"> Terrain, wind and mountain pine beetle refugia</w:t>
        </w:r>
      </w:ins>
    </w:p>
    <w:p w14:paraId="4CE2D806" w14:textId="21609593" w:rsidR="000551C3" w:rsidRDefault="0019230A">
      <w:pPr>
        <w:pStyle w:val="BodyText"/>
        <w:pPrChange w:id="11" w:author="Seamus Murphy" w:date="2026-09-23T07:08:00Z" w16du:dateUtc="2026-09-23T14:08:00Z">
          <w:pPr>
            <w:pStyle w:val="BodyText"/>
            <w:spacing w:line="360" w:lineRule="auto"/>
          </w:pPr>
        </w:pPrChange>
      </w:pPr>
      <w:r>
        <w:rPr>
          <w:b/>
          <w:bCs/>
        </w:rPr>
        <w:t>Correspondence.</w:t>
      </w:r>
      <w:r>
        <w:t xml:space="preserve"> </w:t>
      </w:r>
      <w:del w:id="12" w:author="Seamus Murphy" w:date="2026-09-23T07:08:00Z" w16du:dateUtc="2026-09-23T14:08:00Z">
        <w:r w:rsidR="008B49B3">
          <w:delText xml:space="preserve">Dr </w:delText>
        </w:r>
      </w:del>
      <w:r>
        <w:t xml:space="preserve">Seamus Murphy, TÜV SÜD, 2187 Comox Ave, Comox, British Columbia V9M 1P5, Canada. </w:t>
      </w:r>
      <w:ins w:id="13" w:author="Seamus Murphy" w:date="2026-09-23T07:08:00Z" w16du:dateUtc="2026-09-23T14:08:00Z">
        <w:r>
          <w:t>seamusrobertmurphy@gmail.com.</w:t>
        </w:r>
      </w:ins>
      <w:del w:id="14" w:author="Seamus Murphy" w:date="2026-09-23T07:08:00Z" w16du:dateUtc="2026-09-23T14:08:00Z">
        <w:r w:rsidR="008B49B3">
          <w:fldChar w:fldCharType="begin"/>
        </w:r>
        <w:r w:rsidR="008B49B3">
          <w:delInstrText>HYPERLINK "mailto:seamusrobertmurphy@gmail.com"</w:delInstrText>
        </w:r>
        <w:r w:rsidR="008B49B3">
          <w:fldChar w:fldCharType="separate"/>
        </w:r>
        <w:r w:rsidR="008B49B3" w:rsidRPr="00DD2796">
          <w:rPr>
            <w:rStyle w:val="Hyperlink"/>
            <w:sz w:val="22"/>
          </w:rPr>
          <w:delText>seamusrobertmurphy@gmail.com</w:delText>
        </w:r>
        <w:r w:rsidR="008B49B3">
          <w:fldChar w:fldCharType="end"/>
        </w:r>
        <w:r w:rsidR="008B49B3">
          <w:delText>,</w:delText>
        </w:r>
      </w:del>
      <w:r>
        <w:t xml:space="preserve"> ORCID 0000-0002-1792-0351.</w:t>
      </w:r>
    </w:p>
    <w:p w14:paraId="35864DF9" w14:textId="29ADEC89" w:rsidR="000551C3" w:rsidRPr="00984F24" w:rsidRDefault="0019230A">
      <w:pPr>
        <w:pStyle w:val="BodyText"/>
        <w:pPrChange w:id="15" w:author="Seamus Murphy" w:date="2026-09-23T07:08:00Z" w16du:dateUtc="2026-09-23T14:08:00Z">
          <w:pPr>
            <w:pStyle w:val="BodyText"/>
            <w:spacing w:line="360" w:lineRule="auto"/>
          </w:pPr>
        </w:pPrChange>
      </w:pPr>
      <w:r>
        <w:rPr>
          <w:b/>
          <w:bCs/>
        </w:rPr>
        <w:t>Keywords.</w:t>
      </w:r>
      <w:r>
        <w:t xml:space="preserve"> Mountain pine beetle, </w:t>
      </w:r>
      <w:r w:rsidR="0019689F">
        <w:t>D</w:t>
      </w:r>
      <w:r>
        <w:t>isturbance</w:t>
      </w:r>
      <w:r w:rsidR="0019689F">
        <w:t xml:space="preserve"> refugia</w:t>
      </w:r>
      <w:r>
        <w:t xml:space="preserve">, </w:t>
      </w:r>
      <w:r w:rsidR="00984F24" w:rsidRPr="00984F24">
        <w:t>Curculionidae, Scolytinae</w:t>
      </w:r>
      <w:r w:rsidR="00984F24">
        <w:t xml:space="preserve">, British </w:t>
      </w:r>
      <w:r w:rsidR="00984F24" w:rsidRPr="00984F24">
        <w:t>Columbia</w:t>
      </w:r>
      <w:ins w:id="16" w:author="Seamus Murphy" w:date="2026-09-23T07:08:00Z" w16du:dateUtc="2026-09-23T14:08:00Z">
        <w:r>
          <w:t>, thinning, dispersal, topography</w:t>
        </w:r>
      </w:ins>
    </w:p>
    <w:p w14:paraId="7B7B72D7" w14:textId="0AF10DC9" w:rsidR="00552747" w:rsidRDefault="0019230A">
      <w:pPr>
        <w:pStyle w:val="BodyText"/>
        <w:pPrChange w:id="17" w:author="Seamus Murphy" w:date="2026-09-23T07:08:00Z" w16du:dateUtc="2026-09-23T14:08:00Z">
          <w:pPr>
            <w:pStyle w:val="BodyText"/>
            <w:spacing w:line="360" w:lineRule="auto"/>
          </w:pPr>
        </w:pPrChange>
      </w:pPr>
      <w:r>
        <w:rPr>
          <w:b/>
          <w:bCs/>
        </w:rPr>
        <w:t>Data availability statement.</w:t>
      </w:r>
      <w:r>
        <w:t xml:space="preserve"> </w:t>
      </w:r>
      <w:r w:rsidR="00552747">
        <w:t xml:space="preserve">Public datasets were used in this analysis. </w:t>
      </w:r>
      <w:r>
        <w:t xml:space="preserve">Beetle disturbance was classified from Landsat Collection 2 Level-2 surface reflectance, stand structure </w:t>
      </w:r>
      <w:r w:rsidR="00552747">
        <w:t xml:space="preserve">was derived </w:t>
      </w:r>
      <w:r>
        <w:t xml:space="preserve">from </w:t>
      </w:r>
      <w:r w:rsidR="00552747">
        <w:t xml:space="preserve">British Columbia’s </w:t>
      </w:r>
      <w:r>
        <w:t xml:space="preserve">provincial Vegetation Resources Inventory, terrain from the Natural Resources Canada High Resolution Digital Elevation Model (Natural Resources Canada, 2017) and wind from Environment and </w:t>
      </w:r>
      <w:r w:rsidRPr="00552747">
        <w:t>Climate Change Canada hourly station records. All derived data and the complete analysis code that reproduce every number, table and figure in this article are at</w:t>
      </w:r>
      <w:r w:rsidR="00552747">
        <w:t xml:space="preserve"> </w:t>
      </w:r>
      <w:ins w:id="18" w:author="Seamus Murphy" w:date="2026-09-23T07:08:00Z" w16du:dateUtc="2026-09-23T14:08:00Z">
        <w:r>
          <w:fldChar w:fldCharType="begin"/>
        </w:r>
        <w:r>
          <w:instrText>HYPERLINK "https://github.com/seamusrobertmurphy/beetle-topography-and-wind-study" \h</w:instrText>
        </w:r>
        <w:r>
          <w:fldChar w:fldCharType="separate"/>
        </w:r>
        <w:r>
          <w:rPr>
            <w:rStyle w:val="Hyperlink"/>
          </w:rPr>
          <w:t>https://github.com/seamusrobertmurphy/beetle-topography-and-wind-study</w:t>
        </w:r>
        <w:r>
          <w:fldChar w:fldCharType="end"/>
        </w:r>
      </w:ins>
      <w:del w:id="19" w:author="Seamus Murphy" w:date="2026-09-23T07:08:00Z" w16du:dateUtc="2026-09-23T14:08:00Z">
        <w:r w:rsidR="00552747">
          <w:fldChar w:fldCharType="begin"/>
        </w:r>
        <w:r w:rsidR="00552747">
          <w:delInstrText>HYPERLINK "https://github.com/seamusrobertmurphy/beetle-topography-and-wind-study"</w:delInstrText>
        </w:r>
        <w:r w:rsidR="00552747">
          <w:fldChar w:fldCharType="separate"/>
        </w:r>
        <w:r w:rsidR="00552747" w:rsidRPr="00552747">
          <w:rPr>
            <w:rStyle w:val="Hyperlink"/>
            <w:sz w:val="22"/>
          </w:rPr>
          <w:delText>https://github.com/seamusrobertmurphy/beetle-topography-and-wind-study</w:delText>
        </w:r>
        <w:r w:rsidR="00552747">
          <w:fldChar w:fldCharType="end"/>
        </w:r>
      </w:del>
      <w:r w:rsidRPr="00552747">
        <w:t xml:space="preserve"> and will be deposited in the Dryad Digital Repository, with a DOI, with the revised manuscript.</w:t>
      </w:r>
      <w:r w:rsidR="00307170">
        <w:t xml:space="preserve"> </w:t>
      </w:r>
      <w:r w:rsidR="00307170" w:rsidRPr="00307170">
        <w:t xml:space="preserve">The </w:t>
      </w:r>
      <w:r w:rsidR="00307170">
        <w:t xml:space="preserve">study’s </w:t>
      </w:r>
      <w:r w:rsidR="00307170" w:rsidRPr="00307170">
        <w:t xml:space="preserve">classifier was trained on the 28 field plots of beetle-killed basal area established in July and August 2020 in the Darkwoods Conservation Area by Murphy, Leslie, Wilson and Banks (Murphy et al., 2026), whose plot locations, killed-basal-area measurements and Landsat classifications of red-stage mortality were used with the permission of those authors; that study and its co-authors, Adrian Leslie, John </w:t>
      </w:r>
      <w:r w:rsidR="00307170" w:rsidRPr="00307170">
        <w:lastRenderedPageBreak/>
        <w:t>Wilson and Lauren K. Banks, are acknowledged as the source of the ground truth on which every attack map in this article rests.</w:t>
      </w:r>
    </w:p>
    <w:p w14:paraId="763B7C6C" w14:textId="67A10F3A" w:rsidR="008F5CA3" w:rsidRDefault="0019230A">
      <w:pPr>
        <w:pStyle w:val="BodyText"/>
        <w:pPrChange w:id="20" w:author="Seamus Murphy" w:date="2026-09-23T07:08:00Z" w16du:dateUtc="2026-09-23T14:08:00Z">
          <w:pPr>
            <w:pStyle w:val="BodyText"/>
            <w:spacing w:line="360" w:lineRule="auto"/>
          </w:pPr>
        </w:pPrChange>
      </w:pPr>
      <w:r>
        <w:rPr>
          <w:b/>
          <w:bCs/>
        </w:rPr>
        <w:t>Conflict of interest statement.</w:t>
      </w:r>
      <w:r>
        <w:t xml:space="preserve"> </w:t>
      </w:r>
      <w:r w:rsidR="008F5CA3">
        <w:rPr>
          <w:rPrChange w:id="21" w:author="Seamus Murphy" w:date="2026-09-23T07:08:00Z" w16du:dateUtc="2026-09-23T14:08:00Z">
            <w:rPr>
              <w:rFonts w:ascii="Segoe UI Symbol" w:hAnsi="Segoe UI Symbol" w:cs="Segoe UI Symbol"/>
            </w:rPr>
          </w:rPrChange>
        </w:rPr>
        <w:t>T</w:t>
      </w:r>
      <w:r w:rsidR="008F5CA3" w:rsidRPr="008F5CA3">
        <w:t>he author has no conflict of interest to declare. The author was the lead author of the earlier study on the same ground (Murphy et al., 2026), and the field plots on which the classifier in this article was trained were collected under that study with its co-authors, Adrian Leslie, John Wilson and Lauren K. Banks. Those data are used here with their agreement, there is no dispute over the ownership of any data presented, and every contribution to the present article has been attributed by authorship or acknowledgement.</w:t>
      </w:r>
    </w:p>
    <w:p w14:paraId="6DE64886" w14:textId="25979F13" w:rsidR="00EE2A1E" w:rsidRDefault="0019230A">
      <w:pPr>
        <w:pStyle w:val="BodyText"/>
        <w:pPrChange w:id="22" w:author="Seamus Murphy" w:date="2026-09-23T07:08:00Z" w16du:dateUtc="2026-09-23T14:08:00Z">
          <w:pPr>
            <w:pStyle w:val="BodyText"/>
            <w:spacing w:line="360" w:lineRule="auto"/>
          </w:pPr>
        </w:pPrChange>
      </w:pPr>
      <w:r>
        <w:rPr>
          <w:b/>
          <w:bCs/>
        </w:rPr>
        <w:t>Author contributions.</w:t>
      </w:r>
      <w:r>
        <w:t xml:space="preserve"> </w:t>
      </w:r>
      <w:r w:rsidR="00EE2A1E" w:rsidRPr="00EE2A1E">
        <w:t>Seamus Murphy conceived and designed the present study, assembled the datasets, wrote the analysis code, performed the analysis, prepared the figures and tables, and wrote and revised the manuscript, which is every CRediT role. The 28 field plots of beetle-killed basal area and the Landsat classifications of red-stage mortality were produced under the earlier study by Murphy, Leslie, Wilson and Banks (2026), and the co-authors of that study contributed to the field data collection and the ground-truthing that this article reuses but took no part in the design, analysis or writing of the present article.</w:t>
      </w:r>
    </w:p>
    <w:p w14:paraId="0FAB6217" w14:textId="77777777" w:rsidR="007563CE" w:rsidRDefault="0019230A">
      <w:pPr>
        <w:rPr>
          <w:ins w:id="23" w:author="Seamus Murphy" w:date="2026-09-23T07:08:00Z" w16du:dateUtc="2026-09-23T14:08:00Z"/>
        </w:rPr>
      </w:pPr>
      <w:ins w:id="24" w:author="Seamus Murphy" w:date="2026-09-23T07:08:00Z" w16du:dateUtc="2026-09-23T14:08:00Z">
        <w:r>
          <w:br w:type="page"/>
        </w:r>
      </w:ins>
    </w:p>
    <w:p w14:paraId="31321139" w14:textId="485D4AFB" w:rsidR="000551C3" w:rsidRDefault="0019230A" w:rsidP="003D605D">
      <w:pPr>
        <w:pStyle w:val="Heading1"/>
      </w:pPr>
      <w:bookmarkStart w:id="25" w:name="abstract"/>
      <w:r>
        <w:lastRenderedPageBreak/>
        <w:t>Abstract</w:t>
      </w:r>
    </w:p>
    <w:p w14:paraId="68CB7DFD" w14:textId="77777777" w:rsidR="000551C3" w:rsidRDefault="0019230A">
      <w:pPr>
        <w:pStyle w:val="Compact"/>
        <w:numPr>
          <w:ilvl w:val="0"/>
          <w:numId w:val="27"/>
        </w:numPr>
      </w:pPr>
      <w:r>
        <w:t>Disturbance refugia from mountain pine beetle (</w:t>
      </w:r>
      <w:r>
        <w:rPr>
          <w:i/>
          <w:iCs/>
        </w:rPr>
        <w:t>Dendroctonus ponderosae</w:t>
      </w:r>
      <w:r>
        <w:t>) outbreaks have been hypothesised by Krawchuk et al. (2020) to form where tree defences remain effective, on shaded ground that spares trees water stress or in thin stands with few large hosts where wind may disrupt the aggregation pheromone.</w:t>
      </w:r>
    </w:p>
    <w:p w14:paraId="61AD3B49" w14:textId="4DF9A434" w:rsidR="000551C3" w:rsidRDefault="0019230A">
      <w:pPr>
        <w:pStyle w:val="Compact"/>
        <w:numPr>
          <w:ilvl w:val="0"/>
          <w:numId w:val="27"/>
        </w:numPr>
      </w:pPr>
      <w:r>
        <w:t>All three</w:t>
      </w:r>
      <w:del w:id="26" w:author="Seamus Murphy" w:date="2026-09-23T07:08:00Z" w16du:dateUtc="2026-09-23T14:08:00Z">
        <w:r>
          <w:delText xml:space="preserve"> </w:delText>
        </w:r>
        <w:r w:rsidR="00E8546B">
          <w:delText>conditions</w:delText>
        </w:r>
      </w:del>
      <w:r w:rsidR="00E8546B">
        <w:t xml:space="preserve"> </w:t>
      </w:r>
      <w:r>
        <w:t>were tested across 5,573 ha of the Selkirk Mountains, British Columbia, using 59 sixteen-day Landsat epochs over eight outbreak years with annualized forest inventory, geomorphometric variables and a terrain-resolved MicroMet wind field from hourly station records</w:t>
      </w:r>
      <w:ins w:id="27" w:author="Seamus Murphy" w:date="2026-09-23T07:08:00Z" w16du:dateUtc="2026-09-23T14:08:00Z">
        <w:r>
          <w:t>, entered with stand density so that a terrain main effect could be told apart from a density by wind interaction</w:t>
        </w:r>
      </w:ins>
      <w:r>
        <w:t>.</w:t>
      </w:r>
    </w:p>
    <w:p w14:paraId="4DC83A55" w14:textId="77777777" w:rsidR="000551C3" w:rsidRDefault="0019230A">
      <w:pPr>
        <w:pStyle w:val="Compact"/>
        <w:numPr>
          <w:ilvl w:val="0"/>
          <w:numId w:val="27"/>
        </w:numPr>
      </w:pPr>
      <w:r>
        <w:t>Wind disruption was supported conditionally, in that attack fell where a thin stand and strong flight-period wind coincided, the density-by-wind interaction -0.049 for stem density (</w:t>
      </w:r>
      <w:ins w:id="28" w:author="Seamus Murphy" w:date="2026-09-23T07:08:00Z" w16du:dateUtc="2026-09-23T14:08:00Z">
        <w:r>
          <w:t>p</w:t>
        </w:r>
      </w:ins>
      <w:del w:id="29" w:author="Seamus Murphy" w:date="2026-09-23T07:08:00Z" w16du:dateUtc="2026-09-23T14:08:00Z">
        <w:r>
          <w:delText>P</w:delText>
        </w:r>
      </w:del>
      <w:r>
        <w:t xml:space="preserve"> &lt; 0.001) and -0.017 for standing volume (</w:t>
      </w:r>
      <w:ins w:id="30" w:author="Seamus Murphy" w:date="2026-09-23T07:08:00Z" w16du:dateUtc="2026-09-23T14:08:00Z">
        <w:r>
          <w:t>p</w:t>
        </w:r>
      </w:ins>
      <w:del w:id="31" w:author="Seamus Murphy" w:date="2026-09-23T07:08:00Z" w16du:dateUtc="2026-09-23T14:08:00Z">
        <w:r>
          <w:delText>P</w:delText>
        </w:r>
      </w:del>
      <w:r>
        <w:t xml:space="preserve"> &lt; 0.05), both remaining after within-season contagion entered the model.</w:t>
      </w:r>
    </w:p>
    <w:p w14:paraId="1572AE6A" w14:textId="77777777" w:rsidR="000551C3" w:rsidRDefault="0019230A">
      <w:pPr>
        <w:pStyle w:val="Compact"/>
        <w:numPr>
          <w:ilvl w:val="0"/>
          <w:numId w:val="27"/>
        </w:numPr>
      </w:pPr>
      <w:r>
        <w:t xml:space="preserve">Terrain acted differently. Leeward ground had more attack as a main effect, -0.267, independent of stand density, and open gentle ground more still, sky view +0.285, </w:t>
      </w:r>
      <w:del w:id="32" w:author="Seamus Murphy" w:date="2026-09-23T07:08:00Z" w16du:dateUtc="2026-09-23T14:08:00Z">
        <w:r>
          <w:delText xml:space="preserve">which is </w:delText>
        </w:r>
      </w:del>
      <w:r>
        <w:t xml:space="preserve">the pattern expected </w:t>
      </w:r>
      <w:ins w:id="33" w:author="Seamus Murphy" w:date="2026-09-23T07:08:00Z" w16du:dateUtc="2026-09-23T14:08:00Z">
        <w:r>
          <w:t>where</w:t>
        </w:r>
      </w:ins>
      <w:del w:id="34" w:author="Seamus Murphy" w:date="2026-09-23T07:08:00Z" w16du:dateUtc="2026-09-23T14:08:00Z">
        <w:r>
          <w:delText>if</w:delText>
        </w:r>
      </w:del>
      <w:r>
        <w:t xml:space="preserve"> wind-borne beetles</w:t>
      </w:r>
      <w:del w:id="35" w:author="Seamus Murphy" w:date="2026-09-23T07:08:00Z" w16du:dateUtc="2026-09-23T14:08:00Z">
        <w:r>
          <w:delText>, which land without discriminating hosts,</w:delText>
        </w:r>
      </w:del>
      <w:r>
        <w:t xml:space="preserve"> settle </w:t>
      </w:r>
      <w:ins w:id="36" w:author="Seamus Murphy" w:date="2026-09-23T07:08:00Z" w16du:dateUtc="2026-09-23T14:08:00Z">
        <w:r>
          <w:t>as</w:t>
        </w:r>
      </w:ins>
      <w:del w:id="37" w:author="Seamus Murphy" w:date="2026-09-23T07:08:00Z" w16du:dateUtc="2026-09-23T14:08:00Z">
        <w:r>
          <w:delText>where</w:delText>
        </w:r>
      </w:del>
      <w:r>
        <w:t xml:space="preserve"> the flow slows. Attack responded to host size as a threshold, peaking at 31.5 per cent in the 25 to 30 cm quadratic mean diameter class.</w:t>
      </w:r>
    </w:p>
    <w:p w14:paraId="6B99E2AF" w14:textId="77777777" w:rsidR="000551C3" w:rsidRDefault="0019230A">
      <w:pPr>
        <w:pStyle w:val="Compact"/>
        <w:numPr>
          <w:ilvl w:val="0"/>
          <w:numId w:val="27"/>
        </w:numPr>
      </w:pPr>
      <w:r>
        <w:t>The shade hypothesis failed, since north-facing slopes showed more attack (+0.384). Refugia are therefore proposed to lie on warm, windward ground in thin stands during windy flight periods, and the terrain ruggedness signal of the companion study resolves into shelter and openness.</w:t>
      </w:r>
    </w:p>
    <w:p w14:paraId="1F79E2F0" w14:textId="77777777" w:rsidR="00C6448D" w:rsidRDefault="00C6448D">
      <w:pPr>
        <w:pStyle w:val="Heading1"/>
        <w:rPr>
          <w:del w:id="38" w:author="Seamus Murphy" w:date="2026-09-23T07:08:00Z" w16du:dateUtc="2026-09-23T14:08:00Z"/>
        </w:rPr>
        <w:sectPr w:rsidR="00C6448D" w:rsidSect="00B13028">
          <w:headerReference w:type="default" r:id="rId7"/>
          <w:footerReference w:type="default" r:id="rId8"/>
          <w:pgSz w:w="12240" w:h="15840"/>
          <w:pgMar w:top="1440" w:right="1440" w:bottom="1440" w:left="1440" w:header="720" w:footer="720" w:gutter="0"/>
          <w:lnNumType w:countBy="1" w:restart="continuous"/>
          <w:pgNumType w:start="1"/>
          <w:cols w:space="720"/>
          <w:titlePg/>
          <w:docGrid w:linePitch="299"/>
        </w:sectPr>
      </w:pPr>
      <w:bookmarkStart w:id="40" w:name="introduction"/>
      <w:bookmarkEnd w:id="25"/>
    </w:p>
    <w:p w14:paraId="099A4D09" w14:textId="77777777" w:rsidR="000551C3" w:rsidRDefault="0019230A">
      <w:pPr>
        <w:pStyle w:val="Heading1"/>
      </w:pPr>
      <w:r>
        <w:t>1. Introduction</w:t>
      </w:r>
    </w:p>
    <w:p w14:paraId="7F8A16AD" w14:textId="77777777" w:rsidR="000551C3" w:rsidRDefault="0019230A">
      <w:pPr>
        <w:pStyle w:val="FirstParagraph"/>
      </w:pPr>
      <w:r>
        <w:t>Mountain pine beetle (</w:t>
      </w:r>
      <w:r>
        <w:rPr>
          <w:i/>
          <w:iCs/>
        </w:rPr>
        <w:t>Dendroctonus ponderosae</w:t>
      </w:r>
      <w:r>
        <w:t xml:space="preserve"> Hopkins [Coleoptera: Curculionidae: Scolytinae]) has impacted more lodgepole pine (</w:t>
      </w:r>
      <w:r>
        <w:rPr>
          <w:i/>
          <w:iCs/>
        </w:rPr>
        <w:t>Pinus contorta</w:t>
      </w:r>
      <w:r>
        <w:t xml:space="preserve"> Douglas ex Loudon) stands across British Columbia than any other disturbance event on record (Sambaraju &amp; Goodsman, 2021; Taylor &amp; Carroll, 2003). </w:t>
      </w:r>
      <w:ins w:id="41" w:author="Seamus Murphy" w:date="2026-09-23T07:08:00Z" w16du:dateUtc="2026-09-23T14:08:00Z">
        <w:r>
          <w:t>The outbreak was eruptive, in that host defences constrained the beetle while its populations were low and stopped constraining it once stand densities passed a threshold (Boone et al., 2011; Raffa et al., 2008) and warming raised its survival across the west of the continent (Bentz et al., 2010; Sambaraju et al., 2012)</w:t>
        </w:r>
        <w:r>
          <w:t>. Where the outbreak went once it had erupted has been modelled at the landscape scale for two decades. In British Columbia it began in the west-central interior and spread east, with further eruptions in disjunct areas of the south (Aukema et al., 2006). The presence of outbreaking populations within 18 km in the same year and within 6 km in the two years before explained more of its movement than climate did (Aukema et al., 2008)</w:t>
        </w:r>
        <w:r>
          <w:t>. Dispersal under the canopy over tens of metres carried most of the spread once an area was infested, while transport above the canopy started infestations in new ground (Chen &amp; Walton, 2011; Robertson et al., 2007). Models of the same kind in the western United States and in Saskatchewan entered weather, topography, previous attack and stand attributes together (Chapman et al., 2012; Kunegel-Lion &amp; Lewis, 2020; Preisler et al., 2012; Simard et al., 2011; Walter &amp; Platt, 2013)</w:t>
        </w:r>
        <w:r>
          <w:t>, and stand structure alone mapped susceptibility across the region (Hicke &amp; Jenkins, 2008; Shore et al., 2000). Where elevation entered a model of red attack, its sign followed the host’s distribution rather than the beetle’s preference (Wulder et al., 2006). Mortality never fell evenly, and the stands that survive supply the structure and seed from which the next forest develops, and</w:t>
        </w:r>
      </w:ins>
      <w:del w:id="42" w:author="Seamus Murphy" w:date="2026-09-23T07:08:00Z" w16du:dateUtc="2026-09-23T14:08:00Z">
        <w:r>
          <w:delText>However, mortality is not distributed evenly across a landscape, and the stands that survive supply the structure and seed from which the next forest develops. Such stands</w:delText>
        </w:r>
      </w:del>
      <w:r>
        <w:t xml:space="preserve"> are termed disturbance refugia, places buffered from disturbance over time (Krawchuk et al., 2020). </w:t>
      </w:r>
      <w:ins w:id="43" w:author="Seamus Murphy" w:date="2026-09-23T07:08:00Z" w16du:dateUtc="2026-09-23T14:08:00Z">
        <w:r>
          <w:t>A</w:t>
        </w:r>
      </w:ins>
      <w:del w:id="44" w:author="Seamus Murphy" w:date="2026-09-23T07:08:00Z" w16du:dateUtc="2026-09-23T14:08:00Z">
        <w:r>
          <w:delText>Locating a</w:delText>
        </w:r>
      </w:del>
      <w:r>
        <w:t xml:space="preserve"> refugium </w:t>
      </w:r>
      <w:ins w:id="45" w:author="Seamus Murphy" w:date="2026-09-23T07:08:00Z" w16du:dateUtc="2026-09-23T14:08:00Z">
        <w:r>
          <w:t>is explained by</w:t>
        </w:r>
      </w:ins>
      <w:del w:id="46" w:author="Seamus Murphy" w:date="2026-09-23T07:08:00Z" w16du:dateUtc="2026-09-23T14:08:00Z">
        <w:r>
          <w:delText>does not explain it, and explanation requires</w:delText>
        </w:r>
      </w:del>
      <w:r>
        <w:t xml:space="preserve"> a mechanism linking survival to a measurable property of the site</w:t>
      </w:r>
      <w:del w:id="47" w:author="Seamus Murphy" w:date="2026-09-23T07:08:00Z" w16du:dateUtc="2026-09-23T14:08:00Z">
        <w:r>
          <w:delText>, such as terrain, soil or stand structure</w:delText>
        </w:r>
      </w:del>
      <w:r>
        <w:t xml:space="preserve"> (Cartwright, 2018). Krawchuk et al. (2020) proposed such a mechanism, that refugia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These are three testable claims. Topographic shading reduces attack by relieving water stress </w:t>
      </w:r>
      <w:r>
        <w:t>on cool ground. Low host density reduces attack by admitting the wind that disperses the aggregation pheromone. A scarcity of large-diameter hosts reduces attack by limiting brood production, because stems under 25 cm in diameter are sinks for the beetle and stems above it are sources (Carroll &amp; Safranyik, 2004), and attack cannot occur where the host is absent, so a cell without pine is not a refugium (Cartwright, 2018). Two of the three act through terrain. This study fitted the three together on one land</w:t>
      </w:r>
      <w:r>
        <w:t>scape, following Cartwright (2018), who modelled the controls on an insect refugium in stands of low basal area, and Maher et al. (2021), who tested refugia from this beetle on transects at alpine treeline.</w:t>
      </w:r>
    </w:p>
    <w:p w14:paraId="6F94E4D4" w14:textId="77777777" w:rsidR="000551C3" w:rsidRDefault="0019230A">
      <w:pPr>
        <w:pStyle w:val="BodyText"/>
      </w:pPr>
      <w:ins w:id="48" w:author="Seamus Murphy" w:date="2026-09-23T07:08:00Z" w16du:dateUtc="2026-09-23T14:08:00Z">
        <w:r>
          <w:t xml:space="preserve">The claim that a thin stand admits wind that disrupts attack is older than the refugia hypothesis and rests on the thinning trials of the 1970s and 1980s. Thinned stands of lodgepole and ponderosa pine lost fewer trees to the beetle wherever the comparison was made (Amman et al., 1988; Fettig et al., 2007; Hood et al., 2016; Mitchell et al., 1983), and two explanations were offered. Waring &amp; Pitman (1985) </w:t>
        </w:r>
        <w:r>
          <w:t xml:space="preserve">attributed the effect to vigour, having shown that trees released from competition grew and resisted attack. Bartos &amp; Amman (1989) attributed it to microclimate, having measured higher wind, light and temperature in a thinned stand before the residual trees could have gained vigour, a pheromone trap catch there of 5 per cent of the adjacent unthinned stand’s, and 2 per cent of trees killed against 16. Amman et al. (1988) </w:t>
        </w:r>
        <w:r>
          <w:t>found the same low infestation in partially cut stands whose residual trees had not grown, while partial cutting warmed the bark by day (Bartos &amp; Booth, 1994; Schmid et al., 1992). A tracer gas standing in for pheromone diluted fastest in the most open of three canopies (Edburg et al., 2010; Thistle et al., 2004). Within a stand the beetle’s own behaviour complicated the picture, since wide spacing did not stop attacks switching between trees in thinned plots (Preisler &amp; Mitchell, 1993)</w:t>
        </w:r>
        <w:r>
          <w:t xml:space="preserve">, attack probability rose with stocking and tree size (Anhold &amp; Jenkins, 1987; Negrón, 2018), and the response to lures depended on population density (Klutsch et al., 2020). Cartwright (2018) and Krawchuk et al. (2020) restated the microclimate explanation as a refugia mechanism, and Powell &amp; Bentz (2014) </w:t>
        </w:r>
        <w:r>
          <w:t>gave its converse as a condition for outbreak.</w:t>
        </w:r>
      </w:ins>
      <w:del w:id="49" w:author="Seamus Murphy" w:date="2026-09-23T07:08:00Z" w16du:dateUtc="2026-09-23T14:08:00Z">
        <w:r>
          <w:delText xml:space="preserve">The part wind plays in the beetle’s dispersal is well studied. Within a stand, dispersal follows the wind close to the ground (Safranyik et al., 1989; Safranyik et al., 1992), while above the canopy </w:delText>
        </w:r>
        <w:r>
          <w:delText>beetles have been tracked by radar to more than 800 m and moved tens of kilometres in a day (Ainslie &amp; Jackson, 2010; Chen &amp; Jackson, 2017; Jackson et al., 2008), and the factors that govern dispersal by flight are reviewed by Jones et al. (2019). The wind mechanism of the refugia hypothesis is narrower and concerns conditions inside the canopy during an attack. Cartwright (2018) reasoned that “thinner stands also increase wind penetration, helping to disperse beetle pheromones and disrupt chemical communic</w:delText>
        </w:r>
        <w:r>
          <w:delText>ations needed to coordinate attacks”, and Powell &amp; Bentz (2014) give the converse as a condition for outbreak.</w:delText>
        </w:r>
      </w:del>
      <w:r>
        <w:t xml:space="preserve"> Stand density was therefore kept in every model fitted here, since a model that removes it and then reads a terrain coefficient as a wind effect has removed the pathway it set out to test. On the same reasoning, ground exposed to the wind and periods of stronger flight-period wind should both have less attack (Jones et al., 2019; Krawchuk et al., 2020). Two constraints set the interval over which such a wind term can be measured. Flight is confined to a temperature window, between 19 and 41 degrees C, on b</w:t>
      </w:r>
      <w:r>
        <w:t>right afternoons when “peak flight is in the early to mid-afternoon” (</w:t>
      </w:r>
      <w:ins w:id="50" w:author="Seamus Murphy" w:date="2026-09-23T07:08:00Z" w16du:dateUtc="2026-09-23T14:08:00Z">
        <w:r>
          <w:t xml:space="preserve">Bleiker &amp; Van Hezewijk, 2016; </w:t>
        </w:r>
      </w:ins>
      <w:r>
        <w:t xml:space="preserve">Gray et al., 1972; McCambridge, 1971; Safranyik &amp; Carroll, 2006). A daily or monthly mean wind </w:t>
      </w:r>
      <w:ins w:id="51" w:author="Seamus Murphy" w:date="2026-09-23T07:08:00Z" w16du:dateUtc="2026-09-23T14:08:00Z">
        <w:r>
          <w:t>therefore</w:t>
        </w:r>
      </w:ins>
      <w:del w:id="52" w:author="Seamus Murphy" w:date="2026-09-23T07:08:00Z" w16du:dateUtc="2026-09-23T14:08:00Z">
        <w:r>
          <w:delText>speed</w:delText>
        </w:r>
      </w:del>
      <w:r>
        <w:t xml:space="preserve"> averages across many hours in which no beetle </w:t>
      </w:r>
      <w:ins w:id="53" w:author="Seamus Murphy" w:date="2026-09-23T07:08:00Z" w16du:dateUtc="2026-09-23T14:08:00Z">
        <w:r>
          <w:t>flies</w:t>
        </w:r>
      </w:ins>
      <w:del w:id="54" w:author="Seamus Murphy" w:date="2026-09-23T07:08:00Z" w16du:dateUtc="2026-09-23T14:08:00Z">
        <w:r>
          <w:delText>is flying</w:delText>
        </w:r>
      </w:del>
      <w:r>
        <w:t xml:space="preserve">, and radiation during the flight window is a different quantity from </w:t>
      </w:r>
      <w:ins w:id="55" w:author="Seamus Murphy" w:date="2026-09-23T07:08:00Z" w16du:dateUtc="2026-09-23T14:08:00Z">
        <w:r>
          <w:t>the season’s total</w:t>
        </w:r>
      </w:ins>
      <w:del w:id="56" w:author="Seamus Murphy" w:date="2026-09-23T07:08:00Z" w16du:dateUtc="2026-09-23T14:08:00Z">
        <w:r>
          <w:delText>radiation accumulated across the season</w:delText>
        </w:r>
      </w:del>
      <w:r>
        <w:t>, which is the quantity the shading pathway concerns. Mass attack is also a threshold phenomenon, the irruption threshold being “the population density at which endemic populations may transition towards the epidemic state” (Cooke et al., 2025; Howe et al., 2022</w:t>
      </w:r>
      <w:ins w:id="57" w:author="Seamus Murphy" w:date="2026-09-23T07:08:00Z" w16du:dateUtc="2026-09-23T14:08:00Z">
        <w:r>
          <w:t>; Trzcinski &amp; Reid, 2009)</w:t>
        </w:r>
        <w:r>
          <w:t>.</w:t>
        </w:r>
      </w:ins>
      <w:del w:id="58" w:author="Seamus Murphy" w:date="2026-09-23T07:08:00Z" w16du:dateUtc="2026-09-23T14:08:00Z">
        <w:r>
          <w:delText>).</w:delText>
        </w:r>
      </w:del>
      <w:r>
        <w:t xml:space="preserve"> Attack in one year is thus not independent of attack in the year before, which is why previous-year and neighbourhood pressure enter the models, and an environmental variable </w:t>
      </w:r>
      <w:ins w:id="59" w:author="Seamus Murphy" w:date="2026-09-23T07:08:00Z" w16du:dateUtc="2026-09-23T14:08:00Z">
        <w:r>
          <w:t>regulates</w:t>
        </w:r>
      </w:ins>
      <w:del w:id="60" w:author="Seamus Murphy" w:date="2026-09-23T07:08:00Z" w16du:dateUtc="2026-09-23T14:08:00Z">
        <w:r>
          <w:delText>acts on this system by regulating</w:delText>
        </w:r>
      </w:del>
      <w:r>
        <w:t xml:space="preserve"> that threshold rather than </w:t>
      </w:r>
      <w:del w:id="61" w:author="Seamus Murphy" w:date="2026-09-23T07:08:00Z" w16du:dateUtc="2026-09-23T14:08:00Z">
        <w:r>
          <w:delText xml:space="preserve">by </w:delText>
        </w:r>
      </w:del>
      <w:r>
        <w:t>adding to attack. A wind effect through the plume is then expected as an interaction with host density and not as a main effect. Shade and vigour both predict less attack on cool ground by routes this design cannot separate, since cool sites slow development (Sambaraju &amp; Goodsman, 2021) while water stress does not act on defence in one direction (Netherer et al., 2021).</w:t>
      </w:r>
      <w:ins w:id="62" w:author="Seamus Murphy" w:date="2026-09-23T07:08:00Z" w16du:dateUtc="2026-09-23T14:08:00Z">
        <w:r>
          <w:t xml:space="preserve"> Where attack was traced against site moisture and aspect, the beetle reached south-facing and drier ground first (Kaiser et al., 2012; Nelson et al., 2007).</w:t>
        </w:r>
      </w:ins>
    </w:p>
    <w:p w14:paraId="3E1B8E21" w14:textId="77777777" w:rsidR="000551C3" w:rsidRDefault="0019230A">
      <w:pPr>
        <w:pStyle w:val="BodyText"/>
      </w:pPr>
      <w:r>
        <w:t>Where a dispersing beetle comes down changes what a terrain main effect can mean. Hynum &amp; Berryman (1980) monitored landing on lodgepole pine with landing traps and found that beetles “were unable to distinguish between hosts, dead hosts and nonhosts during landing”. Where a beetle lands is decided by its transport rather than by the tree beneath it, and a beetle descending from transport above the canopy arrives as a wind-borne particle</w:t>
      </w:r>
      <w:ins w:id="63" w:author="Seamus Murphy" w:date="2026-09-23T07:08:00Z" w16du:dateUtc="2026-09-23T14:08:00Z">
        <w:r>
          <w:t>, which is how Byers (2000) simulated dispersal through a forest.</w:t>
        </w:r>
      </w:ins>
      <w:del w:id="64" w:author="Seamus Murphy" w:date="2026-09-23T07:08:00Z" w16du:dateUtc="2026-09-23T14:08:00Z">
        <w:r>
          <w:delText>.</w:delText>
        </w:r>
      </w:del>
      <w:r>
        <w:t xml:space="preserve"> de la Giroday et al. (2011) set out what follows, that landscape features “provide impactive surfaces for interception of insects” and that settlement rises “in areas where wind speed is reduced”. The ground where the flow slows, the lee of ridges and sheltered slopes, is where such a beetle should come to rest, which is the pattern the wind shelter index of Plattner et al. (2004) was built to predict for snow. Deposition and plume disruption thus make different predictions, and the difference is what this</w:t>
      </w:r>
      <w:r>
        <w:t xml:space="preserve"> design can test. Deposition acts before any host is chosen and predicts a main effect of terrain shelter that does not depend on stand density, whereas plume disruption acts on an aggregation already under way and predicts an interaction between stand density and wind with no requirement that shelter act alone. A terrain coefficient read without this distinction is assigned to a mechanism it may not belong to. Landform enters for a different reason, in that infested groups are reported in draws and gullies</w:t>
      </w:r>
      <w:r>
        <w:t xml:space="preserve"> and deep snow insulates overwintering brood (Safranyik &amp; Carroll, 2006</w:t>
      </w:r>
      <w:ins w:id="65" w:author="Seamus Murphy" w:date="2026-09-23T07:08:00Z" w16du:dateUtc="2026-09-23T14:08:00Z">
        <w:r>
          <w:t>). Elevation</w:t>
        </w:r>
      </w:ins>
      <w:del w:id="66" w:author="Seamus Murphy" w:date="2026-09-23T07:08:00Z" w16du:dateUtc="2026-09-23T14:08:00Z">
        <w:r>
          <w:delText>), while elevation</w:delText>
        </w:r>
      </w:del>
      <w:r>
        <w:t xml:space="preserve"> enters as a composite of temperature, snowpack, season length and host distribution that this design cannot separate (</w:t>
      </w:r>
      <w:ins w:id="67" w:author="Seamus Murphy" w:date="2026-09-23T07:08:00Z" w16du:dateUtc="2026-09-23T14:08:00Z">
        <w:r>
          <w:t xml:space="preserve">Amman, 1973; </w:t>
        </w:r>
      </w:ins>
      <w:r>
        <w:t>Sambaraju &amp; Goodsman, 2021</w:t>
      </w:r>
      <w:ins w:id="68" w:author="Seamus Murphy" w:date="2026-09-23T07:08:00Z" w16du:dateUtc="2026-09-23T14:08:00Z">
        <w:r>
          <w:t>), and its weight among the predictors of attack changed through the course of an outbreak elsewhere (Walter &amp; Platt, 2013</w:t>
        </w:r>
      </w:ins>
      <w:r>
        <w:t>).</w:t>
      </w:r>
    </w:p>
    <w:p w14:paraId="42285E3B" w14:textId="77777777" w:rsidR="000551C3" w:rsidRDefault="0019230A">
      <w:pPr>
        <w:pStyle w:val="BodyText"/>
      </w:pPr>
      <w:r>
        <w:t xml:space="preserve">This study grew out of a companion study of conifer regeneration after the 2015 Mt Midgeley fire on the same ground (Murphy et al., </w:t>
      </w:r>
      <w:ins w:id="69" w:author="Seamus Murphy" w:date="2026-09-23T07:08:00Z" w16du:dateUtc="2026-09-23T14:08:00Z">
        <w:r>
          <w:t>2026)</w:t>
        </w:r>
        <w:r>
          <w:t>, which fitted point</w:t>
        </w:r>
      </w:ins>
      <w:del w:id="70" w:author="Seamus Murphy" w:date="2026-09-23T07:08:00Z" w16du:dateUtc="2026-09-23T14:08:00Z">
        <w:r>
          <w:delText>2026), which classified burn severity and red-stage beetle mortality from Landsat time series against field reference plots, stem-mapped 3,886 seedlings of seven conifer species by sub-metre GPS across three 4 ha plots, and fitted inhomogeneous log-Gaussian Cox</w:delText>
        </w:r>
      </w:del>
      <w:r>
        <w:t xml:space="preserve"> process models of seedling intensity to distance from seed source, burn severity, beetle mortality, aspect, wind and terrain ruggedness. The present study took from it the 28 field plots of 20 by 20 m in which beetle-killed basal area was measured</w:t>
      </w:r>
      <w:del w:id="71" w:author="Seamus Murphy" w:date="2026-09-23T07:08:00Z" w16du:dateUtc="2026-09-23T14:08:00Z">
        <w:r>
          <w:delText xml:space="preserve"> against pitch tubes, frass and </w:delText>
        </w:r>
        <w:r>
          <w:delText>gallery architecture</w:delText>
        </w:r>
      </w:del>
      <w:r>
        <w:t>, its 30 m Landsat grid and its perimeter. In that model terrain ruggedness was the largest terrain effect on seedling intensity, +0.626 (P &lt; 0.001</w:t>
      </w:r>
      <w:ins w:id="72" w:author="Seamus Murphy" w:date="2026-09-23T07:08:00Z" w16du:dateUtc="2026-09-23T14:08:00Z">
        <w:r>
          <w:t>), a</w:t>
        </w:r>
      </w:ins>
      <w:del w:id="73" w:author="Seamus Murphy" w:date="2026-09-23T07:08:00Z" w16du:dateUtc="2026-09-23T14:08:00Z">
        <w:r>
          <w:delText>). A ruggedness</w:delText>
        </w:r>
      </w:del>
      <w:r>
        <w:t xml:space="preserve"> coefficient </w:t>
      </w:r>
      <w:del w:id="74" w:author="Seamus Murphy" w:date="2026-09-23T07:08:00Z" w16du:dateUtc="2026-09-23T14:08:00Z">
        <w:r>
          <w:delText xml:space="preserve">says </w:delText>
        </w:r>
      </w:del>
      <w:r>
        <w:t xml:space="preserve">that </w:t>
      </w:r>
      <w:ins w:id="75" w:author="Seamus Murphy" w:date="2026-09-23T07:08:00Z" w16du:dateUtc="2026-09-23T14:08:00Z">
        <w:r>
          <w:t xml:space="preserve">says </w:t>
        </w:r>
      </w:ins>
      <w:r>
        <w:t>the shape of the ground governed what survived</w:t>
      </w:r>
      <w:del w:id="76" w:author="Seamus Murphy" w:date="2026-09-23T07:08:00Z" w16du:dateUtc="2026-09-23T14:08:00Z">
        <w:r>
          <w:delText xml:space="preserve"> and regenerated</w:delText>
        </w:r>
      </w:del>
      <w:r>
        <w:t xml:space="preserve"> without saying which property of that shape the beetle responded to. The present study turned the beetle outbreak that model treated as a covariate into the response and replaced the single ruggedness index with the four terrain properties the beetle’s biology names, exposure to the prevailing wind, openness to the sky, position on the slope and depth of the valley</w:t>
      </w:r>
      <w:ins w:id="77" w:author="Seamus Murphy" w:date="2026-09-23T07:08:00Z" w16du:dateUtc="2026-09-23T14:08:00Z">
        <w:r>
          <w:t>. The landscape models cited above entered terrain as elevation, slope and aspect and weather as temperature and precipitation. A machine-learning model of the Alberta outbreak entered a July to August mean daily wind speed from stations</w:t>
        </w:r>
        <w:r>
          <w:t xml:space="preserve"> (Ramazi et al., 2021), and the transport models of the beetle’s flight above the canopy resolved the wind over terrain without the stand beneath it (Ainslie &amp; Jackson, 2010; Jackson et al., 2008). This study entered a terrain-resolved wind field at the sixteen-day interval of the response together with stand density, so that a terrain main effect could be told apart from a density by wind interaction, which are the two signatures deposition and plume disruption predict</w:t>
        </w:r>
      </w:ins>
      <w:del w:id="78" w:author="Seamus Murphy" w:date="2026-09-23T07:08:00Z" w16du:dateUtc="2026-09-23T14:08:00Z">
        <w:r>
          <w:delText>, so that the effect of relief could be separated into its parts</w:delText>
        </w:r>
      </w:del>
      <w:r>
        <w:t>.</w:t>
      </w:r>
    </w:p>
    <w:p w14:paraId="21B3D9E6" w14:textId="77777777" w:rsidR="000551C3" w:rsidRDefault="0019230A">
      <w:pPr>
        <w:pStyle w:val="BodyText"/>
      </w:pPr>
      <w:r>
        <w:t>The study addressed three questions. Do the three mechanisms Krawchuk et al. (2020) named, stand density, topographic shading and the scarcity of large hosts, predict moderate-to-high disturbance once host, terrain and previous attack are in the model? Does wind act on attack through stand density, which is the form plume disruption takes, and only where wind varies in time? Does terrain shelter act as a main effect, which is what deposition of wind-borne beetles predicts, or only through stand density, whi</w:t>
      </w:r>
      <w:r>
        <w:t>ch is what plume disruption predicts?</w:t>
      </w:r>
    </w:p>
    <w:p w14:paraId="0BBB0594" w14:textId="77777777" w:rsidR="000551C3" w:rsidRDefault="0019230A">
      <w:pPr>
        <w:pStyle w:val="Heading1"/>
      </w:pPr>
      <w:bookmarkStart w:id="79" w:name="methods"/>
      <w:bookmarkEnd w:id="40"/>
      <w:r>
        <w:t>2. Methods</w:t>
      </w:r>
    </w:p>
    <w:p w14:paraId="77DE7FB1" w14:textId="77777777" w:rsidR="007563CE" w:rsidRDefault="0019230A">
      <w:pPr>
        <w:pStyle w:val="Heading2"/>
        <w:rPr>
          <w:ins w:id="80" w:author="Seamus Murphy" w:date="2026-09-23T07:08:00Z" w16du:dateUtc="2026-09-23T14:08:00Z"/>
        </w:rPr>
      </w:pPr>
      <w:bookmarkStart w:id="81" w:name="study-area"/>
      <w:r>
        <w:t>2.1</w:t>
      </w:r>
      <w:ins w:id="82" w:author="Seamus Murphy" w:date="2026-09-23T07:08:00Z" w16du:dateUtc="2026-09-23T14:08:00Z">
        <w:r>
          <w:t xml:space="preserve"> Literature review</w:t>
        </w:r>
      </w:ins>
    </w:p>
    <w:p w14:paraId="2DD5B0EC" w14:textId="77777777" w:rsidR="007563CE" w:rsidRDefault="0019230A">
      <w:pPr>
        <w:pStyle w:val="FirstParagraph"/>
        <w:rPr>
          <w:ins w:id="83" w:author="Seamus Murphy" w:date="2026-09-23T07:08:00Z" w16du:dateUtc="2026-09-23T14:08:00Z"/>
        </w:rPr>
      </w:pPr>
      <w:ins w:id="84" w:author="Seamus Murphy" w:date="2026-09-23T07:08:00Z" w16du:dateUtc="2026-09-23T14:08:00Z">
        <w:r>
          <w:t>The literature the Introduction rests on was assembled under a written protocol frozen by commit before the first query ran, with a review question for each of the three study questions and a fourth asking whether the study’s design had a precedent. Two indexes and the author’s reading store were searched on 23 September 2026 with terms drawn from the title and keywords, one round of citation chasing ran from eight central papers, and titles were screened against the criteria of the protocol, which admitted</w:t>
        </w:r>
        <w:r>
          <w:t xml:space="preserve"> any year and any peer-reviewed or agency source on the beetle. The searches returned 1,636 records, 1,257 after duplicates were removed, of which 198 were retained and 34 were read in full. One reader screened and read, and a record without an accessible full text was used from its abstract alone, which the synthesis records.</w:t>
        </w:r>
      </w:ins>
    </w:p>
    <w:p w14:paraId="20D1BB03" w14:textId="77777777" w:rsidR="000551C3" w:rsidRDefault="0019230A">
      <w:pPr>
        <w:pStyle w:val="Heading2"/>
      </w:pPr>
      <w:ins w:id="85" w:author="Seamus Murphy" w:date="2026-09-23T07:08:00Z" w16du:dateUtc="2026-09-23T14:08:00Z">
        <w:r>
          <w:t>2.2</w:t>
        </w:r>
      </w:ins>
      <w:r>
        <w:t xml:space="preserve"> Study area</w:t>
      </w:r>
    </w:p>
    <w:p w14:paraId="29001711" w14:textId="6218B6AA" w:rsidR="000551C3" w:rsidRDefault="0019230A">
      <w:pPr>
        <w:pStyle w:val="FirstParagraph"/>
        <w:pPrChange w:id="86" w:author="Seamus Murphy" w:date="2026-09-23T07:08:00Z" w16du:dateUtc="2026-09-23T14:08:00Z">
          <w:pPr>
            <w:pStyle w:val="BodyText"/>
          </w:pPr>
        </w:pPrChange>
      </w:pPr>
      <w:r>
        <w:t xml:space="preserve">The study area covered 5,573 ha of the Selkirk Mountains in southeastern British Columbia, 61,923 cells of 30 m spanning 830 to 1,744 m, 914 m of relief, on the grid of the parent study, so that results compared directly with it. </w:t>
      </w:r>
      <w:r w:rsidR="00833FC3" w:rsidRPr="00833FC3">
        <w:t xml:space="preserve">The perimeter was centred on the 2015 Mt Midgeley fire, the parent </w:t>
      </w:r>
      <w:ins w:id="87" w:author="Seamus Murphy" w:date="2026-09-23T07:08:00Z" w16du:dateUtc="2026-09-23T14:08:00Z">
        <w:r>
          <w:t>study’s</w:t>
        </w:r>
      </w:ins>
      <w:del w:id="88" w:author="Seamus Murphy" w:date="2026-09-23T07:08:00Z" w16du:dateUtc="2026-09-23T14:08:00Z">
        <w:r w:rsidR="00833FC3" w:rsidRPr="00833FC3">
          <w:delText>study's</w:delText>
        </w:r>
      </w:del>
      <w:r w:rsidR="00833FC3" w:rsidRPr="00833FC3">
        <w:t xml:space="preserve"> site, and extended beyond its 480 ha of burned area to take in the range of stand density the pheromone mechanism needed. The extension was constrained rather than arbitrary. The burn was buffered by 5 km and the buffer was then cut to the elevation band of the parent </w:t>
      </w:r>
      <w:ins w:id="89" w:author="Seamus Murphy" w:date="2026-09-23T07:08:00Z" w16du:dateUtc="2026-09-23T14:08:00Z">
        <w:r>
          <w:t>study’s</w:t>
        </w:r>
      </w:ins>
      <w:del w:id="90" w:author="Seamus Murphy" w:date="2026-09-23T07:08:00Z" w16du:dateUtc="2026-09-23T14:08:00Z">
        <w:r w:rsidR="00833FC3" w:rsidRPr="00833FC3">
          <w:delText>study's</w:delText>
        </w:r>
      </w:del>
      <w:r w:rsidR="00833FC3" w:rsidRPr="00833FC3">
        <w:t xml:space="preserve"> site, so that the ground added was comparable to the ground it was added to. Table S1 lists the datasets the study combined and the spatial and temporal resolution of each. Those resolutions were uneven, and the analysis depended on that unevenness. </w:t>
      </w:r>
      <w:r w:rsidR="00102B2C" w:rsidRPr="00102B2C">
        <w:t>The response was measured every sixteen days, the inventory once a year and the station winds every hour, and the terrain was measured once.</w:t>
      </w:r>
    </w:p>
    <w:p w14:paraId="0381AAC4" w14:textId="77777777" w:rsidR="000551C3" w:rsidRDefault="000551C3">
      <w:pPr>
        <w:pStyle w:val="BodyText"/>
      </w:pPr>
      <w:hyperlink w:anchor="fig-study-area">
        <w:r>
          <w:rPr>
            <w:rStyle w:val="Hyperlink"/>
            <w:iCs/>
          </w:rPr>
          <w:t>Figure 1</w:t>
        </w:r>
      </w:hyperlink>
      <w:r w:rsidR="0019230A">
        <w:rPr>
          <w:i/>
          <w:iCs/>
        </w:rPr>
        <w:t xml:space="preserve"> near here</w:t>
      </w:r>
    </w:p>
    <w:p w14:paraId="2080CE89" w14:textId="7458C881" w:rsidR="000551C3" w:rsidRDefault="0019230A">
      <w:pPr>
        <w:pStyle w:val="Heading2"/>
      </w:pPr>
      <w:bookmarkStart w:id="91" w:name="X907dca6343b4a374db9f4a421eba590b269741a"/>
      <w:bookmarkEnd w:id="81"/>
      <w:r>
        <w:t>2.</w:t>
      </w:r>
      <w:ins w:id="92" w:author="Seamus Murphy" w:date="2026-09-23T07:08:00Z" w16du:dateUtc="2026-09-23T14:08:00Z">
        <w:r>
          <w:t>3</w:t>
        </w:r>
      </w:ins>
      <w:del w:id="93" w:author="Seamus Murphy" w:date="2026-09-23T07:08:00Z" w16du:dateUtc="2026-09-23T14:08:00Z">
        <w:r>
          <w:delText>2</w:delText>
        </w:r>
      </w:del>
      <w:r>
        <w:t xml:space="preserve"> Beetle disturbance and flight-</w:t>
      </w:r>
      <w:ins w:id="94" w:author="Seamus Murphy" w:date="2026-09-23T07:08:00Z" w16du:dateUtc="2026-09-23T14:08:00Z">
        <w:r>
          <w:t>period wind</w:t>
        </w:r>
      </w:ins>
      <w:del w:id="95" w:author="Seamus Murphy" w:date="2026-09-23T07:08:00Z" w16du:dateUtc="2026-09-23T14:08:00Z">
        <w:r w:rsidR="00BE4D9D">
          <w:delText>windows</w:delText>
        </w:r>
      </w:del>
    </w:p>
    <w:p w14:paraId="1712F4C1" w14:textId="60B208C2" w:rsidR="00605087" w:rsidRPr="006820D8" w:rsidRDefault="00C40338">
      <w:pPr>
        <w:pStyle w:val="FirstParagraph"/>
        <w:pPrChange w:id="96" w:author="Seamus Murphy" w:date="2026-09-23T07:08:00Z" w16du:dateUtc="2026-09-23T14:08:00Z">
          <w:pPr>
            <w:pStyle w:val="BodyText"/>
          </w:pPr>
        </w:pPrChange>
      </w:pPr>
      <w:r w:rsidRPr="00C40338">
        <w:t xml:space="preserve">The response was red-stage beetle attack in each of eight outbreak years, 2006 to </w:t>
      </w:r>
      <w:del w:id="97" w:author="Seamus Murphy" w:date="2026-09-23T07:08:00Z" w16du:dateUtc="2026-09-23T14:08:00Z">
        <w:r w:rsidRPr="00C40338">
          <w:delText xml:space="preserve">2011, 2013 and </w:delText>
        </w:r>
      </w:del>
      <w:r w:rsidRPr="00C40338">
        <w:t>2014</w:t>
      </w:r>
      <w:ins w:id="98" w:author="Seamus Murphy" w:date="2026-09-23T07:08:00Z" w16du:dateUtc="2026-09-23T14:08:00Z">
        <w:r w:rsidR="0019230A">
          <w:t xml:space="preserve"> excluding 2012</w:t>
        </w:r>
      </w:ins>
      <w:r w:rsidRPr="00C40338">
        <w:t xml:space="preserve">, mapped by the method of Murphy et al. (2026) over the study perimeter. That study mapped red-stage mortality from Landsat surface reflectance as the change in the normalised difference moisture index (NDMI) between the </w:t>
      </w:r>
      <w:r w:rsidR="0042641D">
        <w:t xml:space="preserve">pre-outbreak </w:t>
      </w:r>
      <w:r w:rsidRPr="00C40338">
        <w:t>scene, its pre-disturbance baseline, and one scene in each later year, and validated the map against 28 field plots of 20 by 20 m in which beetle-killed pine was confirmed from pitch tubes, frass and gallery architecture and measured as the fraction of plot basal area killed.</w:t>
      </w:r>
      <w:r w:rsidR="00511D8A">
        <w:t xml:space="preserve"> </w:t>
      </w:r>
      <w:r w:rsidR="00511D8A" w:rsidRPr="00511D8A">
        <w:t>NDMI was chosen from four candidate indices, the other three being tasselled-cap wetness, greenness and brightness, because it separated attacked from unattacked plots most cleanly, predicted killed basal area most closely and classified red stage most accurately (kappa = 0.750, overall accuracy 0.824). The full diagnostics are reported there.</w:t>
      </w:r>
      <w:r w:rsidR="006820D8">
        <w:t xml:space="preserve"> </w:t>
      </w:r>
      <w:r w:rsidRPr="00C40338">
        <w:t xml:space="preserve">Scenes were dated 7 to 31 August in every year but 2014, because red needles are fully expressed by the end of the first summer after attack and a near-anniversary date holds leaf phenology and sun angle constant between the two images being differenced. The present study kept that baseline, that index and that season, building each annual image as the median of the cloud-masked Landsat scenes from 1 June to 31 August, with Landsat 5 for 2005 to 2011 and Landsat 8 for 2013 and 2014 rescaled to the Landsat 5 range over forest that showed no attack, and subtracting the </w:t>
      </w:r>
      <w:r w:rsidR="00513726">
        <w:t>pre-outbreak</w:t>
      </w:r>
      <w:r w:rsidRPr="00C40338">
        <w:t xml:space="preserve"> NDMI from each later year. Each year was mapped separately with water masked, and the years were never merged, so that the year-to-year variation the study measured was kept. Annual prevalence inside the perimeter ran from 3.9 to 18.6 per cent, pooled 9.7 per cent over 111,707 cell-years (Table S2), and </w:t>
      </w:r>
      <w:ins w:id="99" w:author="Seamus Murphy" w:date="2026-09-23T07:08:00Z" w16du:dateUtc="2026-09-23T14:08:00Z">
        <w:r w:rsidR="0019230A">
          <w:fldChar w:fldCharType="begin"/>
        </w:r>
        <w:r w:rsidR="0019230A">
          <w:instrText>HYPERLINK \l "fig-first-attack" \h</w:instrText>
        </w:r>
        <w:r w:rsidR="0019230A">
          <w:fldChar w:fldCharType="separate"/>
        </w:r>
        <w:r w:rsidR="0019230A">
          <w:rPr>
            <w:rStyle w:val="Hyperlink"/>
          </w:rPr>
          <w:t>Figure 2</w:t>
        </w:r>
        <w:r w:rsidR="0019230A">
          <w:fldChar w:fldCharType="end"/>
        </w:r>
      </w:ins>
      <w:del w:id="100" w:author="Seamus Murphy" w:date="2026-09-23T07:08:00Z" w16du:dateUtc="2026-09-23T14:08:00Z">
        <w:r w:rsidRPr="00C40338">
          <w:delText>Figure 2</w:delText>
        </w:r>
      </w:del>
      <w:r w:rsidRPr="00C40338">
        <w:t xml:space="preserve"> shows where the outbreak arrived first and how much of the perimeter it reached each year.</w:t>
      </w:r>
    </w:p>
    <w:p w14:paraId="39441475" w14:textId="759B1EE4" w:rsidR="000551C3" w:rsidRDefault="000551C3">
      <w:pPr>
        <w:pStyle w:val="BodyText"/>
      </w:pPr>
      <w:hyperlink w:anchor="fig-first-attack">
        <w:r>
          <w:rPr>
            <w:rStyle w:val="Hyperlink"/>
            <w:iCs/>
          </w:rPr>
          <w:t>Figure 2</w:t>
        </w:r>
      </w:hyperlink>
      <w:r w:rsidR="0019230A">
        <w:rPr>
          <w:i/>
          <w:iCs/>
        </w:rPr>
        <w:t xml:space="preserve"> near here</w:t>
      </w:r>
    </w:p>
    <w:p w14:paraId="03D1A260" w14:textId="0095CF2D" w:rsidR="000551C3" w:rsidRDefault="0019230A">
      <w:pPr>
        <w:pStyle w:val="BodyText"/>
      </w:pPr>
      <w:r>
        <w:t xml:space="preserve">The flight window was 1 July to 15 August and the hours 12:00 to 17:00. Neither bound was chosen from these data, which is what multi-year phenology studies of forest insects do when they fix activity windows from monitoring rather than from the response (Pawson et al., 2021). The dates were the flight period Safranyik &amp; Carroll (2006) give for this region. The hours followed their “peak flight is in the early to </w:t>
      </w:r>
      <w:r w:rsidR="00811A02">
        <w:t>mid</w:t>
      </w:r>
      <w:ins w:id="101" w:author="Seamus Murphy" w:date="2026-09-23T07:08:00Z" w16du:dateUtc="2026-09-23T14:08:00Z">
        <w:r>
          <w:t xml:space="preserve"> </w:t>
        </w:r>
      </w:ins>
      <w:del w:id="102" w:author="Seamus Murphy" w:date="2026-09-23T07:08:00Z" w16du:dateUtc="2026-09-23T14:08:00Z">
        <w:r w:rsidR="00811A02">
          <w:delText>-</w:delText>
        </w:r>
      </w:del>
      <w:r w:rsidR="00811A02">
        <w:t>afternoon</w:t>
      </w:r>
      <w:r>
        <w:t>” together with the 11:00 to 14:00 emergence peak of Gray et al. (1972), taken to the later side because emergence precedes the flight it starts.</w:t>
      </w:r>
    </w:p>
    <w:p w14:paraId="1C4EF67F" w14:textId="77777777" w:rsidR="000551C3" w:rsidRDefault="0019230A">
      <w:pPr>
        <w:pStyle w:val="BodyText"/>
      </w:pPr>
      <w:r>
        <w:t>The window was checked against the station climate</w:t>
      </w:r>
      <w:ins w:id="103" w:author="Seamus Murphy" w:date="2026-09-23T07:08:00Z" w16du:dateUtc="2026-09-23T14:08:00Z">
        <w:r>
          <w:t xml:space="preserve">, </w:t>
        </w:r>
      </w:ins>
      <w:del w:id="104" w:author="Seamus Murphy" w:date="2026-09-23T07:08:00Z" w16du:dateUtc="2026-09-23T14:08:00Z">
        <w:r>
          <w:delText xml:space="preserve">. </w:delText>
        </w:r>
        <w:r w:rsidR="000551C3">
          <w:fldChar w:fldCharType="begin"/>
        </w:r>
        <w:r w:rsidR="000551C3">
          <w:delInstrText>HYPERLINK \l "fig-flight-window" \h</w:delInstrText>
        </w:r>
        <w:r w:rsidR="000551C3">
          <w:fldChar w:fldCharType="separate"/>
        </w:r>
        <w:r w:rsidR="000551C3">
          <w:rPr>
            <w:rStyle w:val="Hyperlink"/>
          </w:rPr>
          <w:delText>Figure 3</w:delText>
        </w:r>
        <w:r w:rsidR="000551C3">
          <w:fldChar w:fldCharType="end"/>
        </w:r>
        <w:r>
          <w:delText xml:space="preserve"> presents time series of </w:delText>
        </w:r>
      </w:del>
      <w:r>
        <w:t xml:space="preserve">236,079 hourly </w:t>
      </w:r>
      <w:del w:id="105" w:author="Seamus Murphy" w:date="2026-09-23T07:08:00Z" w16du:dateUtc="2026-09-23T14:08:00Z">
        <w:r>
          <w:delText xml:space="preserve">station </w:delText>
        </w:r>
      </w:del>
      <w:r>
        <w:t>records from May to September of the nine study years</w:t>
      </w:r>
      <w:ins w:id="106" w:author="Seamus Murphy" w:date="2026-09-23T07:08:00Z" w16du:dateUtc="2026-09-23T14:08:00Z">
        <w:r>
          <w:t xml:space="preserve"> (Figure S1).</w:t>
        </w:r>
      </w:ins>
      <w:del w:id="107" w:author="Seamus Murphy" w:date="2026-09-23T07:08:00Z" w16du:dateUtc="2026-09-23T14:08:00Z">
        <w:r>
          <w:delText>.</w:delText>
        </w:r>
      </w:del>
      <w:r>
        <w:t xml:space="preserve"> Inside </w:t>
      </w:r>
      <w:ins w:id="108" w:author="Seamus Murphy" w:date="2026-09-23T07:08:00Z" w16du:dateUtc="2026-09-23T14:08:00Z">
        <w:r>
          <w:t>it</w:t>
        </w:r>
      </w:ins>
      <w:del w:id="109" w:author="Seamus Murphy" w:date="2026-09-23T07:08:00Z" w16du:dateUtc="2026-09-23T14:08:00Z">
        <w:r>
          <w:delText>the window</w:delText>
        </w:r>
      </w:del>
      <w:r>
        <w:t>, 89.5 per cent of afternoon hours fell within the 19 to 41 degrees C flight range</w:t>
      </w:r>
      <w:del w:id="110" w:author="Seamus Murphy" w:date="2026-09-23T07:08:00Z" w16du:dateUtc="2026-09-23T14:08:00Z">
        <w:r>
          <w:delText>,</w:delText>
        </w:r>
      </w:del>
      <w:r>
        <w:t xml:space="preserve"> against 51.4 per cent outside it, and </w:t>
      </w:r>
      <w:del w:id="111" w:author="Seamus Murphy" w:date="2026-09-23T07:08:00Z" w16du:dateUtc="2026-09-23T14:08:00Z">
        <w:r>
          <w:delText xml:space="preserve">the afternoon </w:delText>
        </w:r>
      </w:del>
      <w:r>
        <w:t xml:space="preserve">mean </w:t>
      </w:r>
      <w:ins w:id="112" w:author="Seamus Murphy" w:date="2026-09-23T07:08:00Z" w16du:dateUtc="2026-09-23T14:08:00Z">
        <w:r>
          <w:t>wind peaked</w:t>
        </w:r>
      </w:ins>
      <w:del w:id="113" w:author="Seamus Murphy" w:date="2026-09-23T07:08:00Z" w16du:dateUtc="2026-09-23T14:08:00Z">
        <w:r>
          <w:delText>was 26.0 against 19.2 degrees C, so the window roughly doubled the share of hours in which flight was thermally possible. Wind followed the same daily pattern, with mean speed peaking</w:delText>
        </w:r>
      </w:del>
      <w:r>
        <w:t xml:space="preserve"> in the same hours as temperature, at 10.4 km/h in mid-afternoon against 4.6 km/h at dawn</w:t>
      </w:r>
      <w:ins w:id="114" w:author="Seamus Murphy" w:date="2026-09-23T07:08:00Z" w16du:dateUtc="2026-09-23T14:08:00Z">
        <w:r>
          <w:t>, so the</w:t>
        </w:r>
      </w:ins>
      <w:del w:id="115" w:author="Seamus Murphy" w:date="2026-09-23T07:08:00Z" w16du:dateUtc="2026-09-23T14:08:00Z">
        <w:r>
          <w:delText>. The</w:delText>
        </w:r>
      </w:del>
      <w:r>
        <w:t xml:space="preserve"> hours in which the beetle could fly were </w:t>
      </w:r>
      <w:del w:id="116" w:author="Seamus Murphy" w:date="2026-09-23T07:08:00Z" w16du:dateUtc="2026-09-23T14:08:00Z">
        <w:r>
          <w:delText xml:space="preserve">therefore </w:delText>
        </w:r>
      </w:del>
      <w:r>
        <w:t>also the windiest of the day.</w:t>
      </w:r>
    </w:p>
    <w:p w14:paraId="1C5333C4" w14:textId="77777777" w:rsidR="000551C3" w:rsidRDefault="0019230A">
      <w:pPr>
        <w:pStyle w:val="BodyText"/>
      </w:pPr>
      <w:r>
        <w:t>Station wind from Environment and Climate Change Canada entered hour by hour, and the terrain adjustment described next acted on each observation rather than on a mean. Wind was then summarised by sixteen-day epoch, the interval at which the response was measured and the finest at which wind varied within a season as well as between seasons.</w:t>
      </w:r>
    </w:p>
    <w:p w14:paraId="3EF5A093" w14:textId="77777777" w:rsidR="000551C3" w:rsidRDefault="000551C3">
      <w:pPr>
        <w:pStyle w:val="BodyText"/>
        <w:rPr>
          <w:del w:id="117" w:author="Seamus Murphy" w:date="2026-09-23T07:08:00Z" w16du:dateUtc="2026-09-23T14:08:00Z"/>
        </w:rPr>
      </w:pPr>
      <w:del w:id="118" w:author="Seamus Murphy" w:date="2026-09-23T07:08:00Z" w16du:dateUtc="2026-09-23T14:08:00Z">
        <w:r>
          <w:fldChar w:fldCharType="begin"/>
        </w:r>
        <w:r>
          <w:delInstrText>HYPERLINK \l "fig-flight-window" \h</w:delInstrText>
        </w:r>
        <w:r>
          <w:fldChar w:fldCharType="separate"/>
        </w:r>
        <w:r>
          <w:rPr>
            <w:rStyle w:val="Hyperlink"/>
            <w:iCs/>
          </w:rPr>
          <w:delText>Figure 3</w:delText>
        </w:r>
        <w:r>
          <w:fldChar w:fldCharType="end"/>
        </w:r>
        <w:r w:rsidR="0019230A">
          <w:rPr>
            <w:i/>
            <w:iCs/>
          </w:rPr>
          <w:delText xml:space="preserve"> near here</w:delText>
        </w:r>
      </w:del>
    </w:p>
    <w:p w14:paraId="701DEDFB" w14:textId="77777777" w:rsidR="000551C3" w:rsidRDefault="0019230A">
      <w:pPr>
        <w:pStyle w:val="Heading2"/>
      </w:pPr>
      <w:bookmarkStart w:id="119" w:name="sec-micromet"/>
      <w:bookmarkEnd w:id="91"/>
      <w:r>
        <w:t>2.</w:t>
      </w:r>
      <w:ins w:id="120" w:author="Seamus Murphy" w:date="2026-09-23T07:08:00Z" w16du:dateUtc="2026-09-23T14:08:00Z">
        <w:r>
          <w:t>4</w:t>
        </w:r>
      </w:ins>
      <w:del w:id="121" w:author="Seamus Murphy" w:date="2026-09-23T07:08:00Z" w16du:dateUtc="2026-09-23T14:08:00Z">
        <w:r>
          <w:delText>3</w:delText>
        </w:r>
      </w:del>
      <w:r>
        <w:t xml:space="preserve"> Terrain-resolved wind</w:t>
      </w:r>
    </w:p>
    <w:p w14:paraId="473FBA6F" w14:textId="3E42AB2A" w:rsidR="000551C3" w:rsidRDefault="0019230A">
      <w:pPr>
        <w:pStyle w:val="FirstParagraph"/>
      </w:pPr>
      <w:r>
        <w:t xml:space="preserve">Station wind interpolated from four to seven valley stations was nearly flat within a year, so wind was also computed as a field varying in space with the MicroMet model of Liston &amp; Elder (2006), whose wind component is seven equations implemented directly from the source paper and set out in </w:t>
      </w:r>
      <w:del w:id="122" w:author="Seamus Murphy" w:date="2026-09-23T07:08:00Z" w16du:dateUtc="2026-09-23T14:08:00Z">
        <w:r w:rsidR="00B567FA">
          <w:delText>supplementary materials (</w:delText>
        </w:r>
        <w:r w:rsidR="000551C3">
          <w:fldChar w:fldCharType="begin"/>
        </w:r>
        <w:r w:rsidR="000551C3">
          <w:delInstrText>HYPERLINK \l "_Table_S1"</w:delInstrText>
        </w:r>
        <w:r w:rsidR="000551C3">
          <w:fldChar w:fldCharType="separate"/>
        </w:r>
        <w:r w:rsidR="000551C3" w:rsidRPr="00E41E75">
          <w:rPr>
            <w:rStyle w:val="Hyperlink"/>
            <w:sz w:val="22"/>
          </w:rPr>
          <w:delText>S1</w:delText>
        </w:r>
        <w:r w:rsidR="000551C3">
          <w:fldChar w:fldCharType="end"/>
        </w:r>
        <w:r w:rsidR="00B567FA">
          <w:delText>)</w:delText>
        </w:r>
        <w:r>
          <w:delText>.</w:delText>
        </w:r>
      </w:del>
      <w:moveToRangeStart w:id="123" w:author="Seamus Murphy" w:date="2026-09-23T07:08:00Z" w:name="move241039733"/>
      <w:moveTo w:id="124" w:author="Seamus Murphy" w:date="2026-09-23T07:08:00Z" w16du:dateUtc="2026-09-23T14:08:00Z">
        <w:r w:rsidR="00360D12">
          <w:t>Methods S1</w:t>
        </w:r>
      </w:moveTo>
      <w:moveToRangeEnd w:id="123"/>
      <w:ins w:id="125" w:author="Seamus Murphy" w:date="2026-09-23T07:08:00Z" w16du:dateUtc="2026-09-23T14:08:00Z">
        <w:r>
          <w:t>.</w:t>
        </w:r>
      </w:ins>
      <w:r>
        <w:t xml:space="preserve"> The terrain weighting factor depends on direction and not on speed. It was computed once for each of 16 wind direction sectors of 22.5 degrees, the sixteen points of the compass, and each hourly observation was multiplied by the surface for its own sector, so that nothing was averaged before the terrain acted on it. Over all sectors the factor ran from 0.60 to 1.38.</w:t>
      </w:r>
    </w:p>
    <w:p w14:paraId="72DFFEBA" w14:textId="77777777" w:rsidR="000551C3" w:rsidRDefault="0019230A">
      <w:pPr>
        <w:pStyle w:val="BodyText"/>
      </w:pPr>
      <w:r>
        <w:t>Speed and direction were combined as vector components</w:t>
      </w:r>
      <w:ins w:id="126" w:author="Seamus Murphy" w:date="2026-09-23T07:08:00Z" w16du:dateUtc="2026-09-23T14:08:00Z">
        <w:r>
          <w:t>.</w:t>
        </w:r>
      </w:ins>
      <w:del w:id="127" w:author="Seamus Murphy" w:date="2026-09-23T07:08:00Z" w16du:dateUtc="2026-09-23T14:08:00Z">
        <w:r>
          <w:delText>, because averaging degrees across the 360 to 0 discontinuity is not meaningful.</w:delText>
        </w:r>
      </w:del>
      <w:r>
        <w:t xml:space="preserve"> The resulting field varied from 1.9 to 2.8 km/h across the grid within a year. It was not a terrain index under another name, correlating +0.148 with the windward-leeward index and +0.123 with flight-window radiation, while its strongest association was with elevation at +0.320.</w:t>
      </w:r>
    </w:p>
    <w:p w14:paraId="163C0D93" w14:textId="77777777" w:rsidR="000551C3" w:rsidRDefault="0019230A">
      <w:pPr>
        <w:pStyle w:val="Heading2"/>
      </w:pPr>
      <w:bookmarkStart w:id="128" w:name="stand-structure"/>
      <w:bookmarkEnd w:id="119"/>
      <w:r>
        <w:t>2.</w:t>
      </w:r>
      <w:ins w:id="129" w:author="Seamus Murphy" w:date="2026-09-23T07:08:00Z" w16du:dateUtc="2026-09-23T14:08:00Z">
        <w:r>
          <w:t>5</w:t>
        </w:r>
      </w:ins>
      <w:del w:id="130" w:author="Seamus Murphy" w:date="2026-09-23T07:08:00Z" w16du:dateUtc="2026-09-23T14:08:00Z">
        <w:r>
          <w:delText>4</w:delText>
        </w:r>
      </w:del>
      <w:r>
        <w:t xml:space="preserve"> Stand structure</w:t>
      </w:r>
    </w:p>
    <w:p w14:paraId="18E17860" w14:textId="77777777" w:rsidR="000551C3" w:rsidRDefault="0019230A">
      <w:pPr>
        <w:pStyle w:val="FirstParagraph"/>
      </w:pPr>
      <w:r>
        <w:t>Stand structure came from the provincial Vegetation Resources Inventory layer VEG_COMP_LYR_R1_POLY, retrieved within the perimeter. Six of its attributes covered the mechanism and the stem-size threshold, total basal area, crown closure, live stems per hectare, quadratic mean diameter over stems of 12.5 cm and larger, stand age, and susceptible pine basal area, formed as total basal area times the pine share of cover.</w:t>
      </w:r>
    </w:p>
    <w:p w14:paraId="1CD3C8A7" w14:textId="77777777" w:rsidR="000551C3" w:rsidRDefault="0019230A">
      <w:pPr>
        <w:pStyle w:val="BodyText"/>
      </w:pPr>
      <w:r>
        <w:t xml:space="preserve">Every model was fitted on annualized stand structure. Each cell-year took the inventory snapshot the province published for that year, depleted for harvest and projected for growth to it, so the host terms varied in time as well as in space. One year was substituted, because the 2007 inventory dataset omitted basal area and live stems variables, so the 2006 record stood in for </w:t>
      </w:r>
      <w:r>
        <w:t>2007 rather than an average derived from 2006 and 2008 records. The inventory is itself a projection, so an average would produce a stand structure the province never published, whereas the 2006 record is one it did. Cell-years at or above the 25 cm source-sink threshold made up 67.1 per cent of the sample (</w:t>
      </w:r>
      <w:hyperlink w:anchor="tbl-vri">
        <w:r w:rsidR="000551C3">
          <w:rPr>
            <w:rStyle w:val="Hyperlink"/>
          </w:rPr>
          <w:t>Table 1</w:t>
        </w:r>
      </w:hyperlink>
      <w:r>
        <w:t>).</w:t>
      </w:r>
    </w:p>
    <w:p w14:paraId="03C576FA" w14:textId="77777777" w:rsidR="000551C3" w:rsidRDefault="000551C3">
      <w:pPr>
        <w:pStyle w:val="BodyText"/>
      </w:pPr>
      <w:hyperlink w:anchor="tbl-vri">
        <w:r>
          <w:rPr>
            <w:rStyle w:val="Hyperlink"/>
            <w:iCs/>
          </w:rPr>
          <w:t>Table 1</w:t>
        </w:r>
      </w:hyperlink>
      <w:r w:rsidR="0019230A">
        <w:rPr>
          <w:i/>
          <w:iCs/>
        </w:rPr>
        <w:t xml:space="preserve"> near here</w:t>
      </w:r>
    </w:p>
    <w:p w14:paraId="49721329" w14:textId="1504891F" w:rsidR="000551C3" w:rsidRDefault="0019230A">
      <w:pPr>
        <w:pStyle w:val="BodyText"/>
      </w:pPr>
      <w:r>
        <w:t xml:space="preserve">The inventory is a projected operational product rather than a census, and its polygons here had reference years spanning several decades. A polygon interpreted from late-outbreak photography described a stand the beetle had already attacked, and basal area and pine cover were post-attack over part of the study window. Unattacked vintages were not reported in this study, and the </w:t>
      </w:r>
      <w:ins w:id="131" w:author="Seamus Murphy" w:date="2026-09-23T07:08:00Z" w16du:dateUtc="2026-09-23T14:08:00Z">
        <w:r>
          <w:t>limit</w:t>
        </w:r>
      </w:ins>
      <w:del w:id="132" w:author="Seamus Murphy" w:date="2026-09-23T07:08:00Z" w16du:dateUtc="2026-09-23T14:08:00Z">
        <w:r>
          <w:delText>limit</w:delText>
        </w:r>
        <w:r w:rsidR="0020147B">
          <w:delText>ations</w:delText>
        </w:r>
      </w:del>
      <w:r>
        <w:t xml:space="preserve"> this </w:t>
      </w:r>
      <w:ins w:id="133" w:author="Seamus Murphy" w:date="2026-09-23T07:08:00Z" w16du:dateUtc="2026-09-23T14:08:00Z">
        <w:r>
          <w:t>places on</w:t>
        </w:r>
      </w:ins>
      <w:del w:id="134" w:author="Seamus Murphy" w:date="2026-09-23T07:08:00Z" w16du:dateUtc="2026-09-23T14:08:00Z">
        <w:r w:rsidR="0020147B">
          <w:delText xml:space="preserve">presents </w:delText>
        </w:r>
        <w:r w:rsidR="0084686B">
          <w:delText>in</w:delText>
        </w:r>
      </w:del>
      <w:r w:rsidR="0084686B">
        <w:t xml:space="preserve"> </w:t>
      </w:r>
      <w:r>
        <w:t>the results is taken up in the Discussion.</w:t>
      </w:r>
    </w:p>
    <w:p w14:paraId="3855EA88" w14:textId="77777777" w:rsidR="000551C3" w:rsidRDefault="0019230A">
      <w:pPr>
        <w:pStyle w:val="Heading2"/>
      </w:pPr>
      <w:bookmarkStart w:id="135" w:name="geomorphometry"/>
      <w:bookmarkEnd w:id="128"/>
      <w:r>
        <w:t>2.</w:t>
      </w:r>
      <w:ins w:id="136" w:author="Seamus Murphy" w:date="2026-09-23T07:08:00Z" w16du:dateUtc="2026-09-23T14:08:00Z">
        <w:r>
          <w:t>6</w:t>
        </w:r>
      </w:ins>
      <w:del w:id="137" w:author="Seamus Murphy" w:date="2026-09-23T07:08:00Z" w16du:dateUtc="2026-09-23T14:08:00Z">
        <w:r>
          <w:delText>5</w:delText>
        </w:r>
      </w:del>
      <w:r>
        <w:t xml:space="preserve"> Geomorphometry</w:t>
      </w:r>
    </w:p>
    <w:p w14:paraId="531326B1" w14:textId="77777777" w:rsidR="000551C3" w:rsidRDefault="0019230A">
      <w:pPr>
        <w:pStyle w:val="FirstParagraph"/>
      </w:pPr>
      <w:r>
        <w:t>Terrain was described by surfaces computed with SAGA GIS over the full reprojected elevation model and clipped afterwards, so that a search radius near the boundary still fell on measured ground. The set separated the single ruggedness index of Murphy et al. (2026) into the properties the beetle’s biology points to, while ruggedness itself was kept as a candidate so that the separation was tested against it rather than assumed.</w:t>
      </w:r>
    </w:p>
    <w:p w14:paraId="20C0327D" w14:textId="77777777" w:rsidR="000551C3" w:rsidRDefault="0019230A">
      <w:pPr>
        <w:pStyle w:val="BodyText"/>
      </w:pPr>
      <w:r>
        <w:t>Radiation was computed twice because two mechanisms require different quantities. Flight-window radiation was the direct and diffuse total over 1 July to 15 August restricted to 12:00 to 17:00, the hours identified as the flight peak (Safranyik &amp; Carroll, 2006), while growing-season radiation was the whole-day total from 1 May to 30 September, the shading quantity the first mechanism of Krawchuk et al. (2020) concerns. A single annual heat index cannot separate the two, flight-window direct radiation spanni</w:t>
      </w:r>
      <w:r>
        <w:t>ng a 7-fold range here against 2.6-fold for the season total.</w:t>
      </w:r>
    </w:p>
    <w:p w14:paraId="085DA541" w14:textId="58CC802D" w:rsidR="000551C3" w:rsidRDefault="0019230A">
      <w:pPr>
        <w:pStyle w:val="BodyText"/>
      </w:pPr>
      <w:r>
        <w:t>Exposure entered as the windward-leeward index</w:t>
      </w:r>
      <w:ins w:id="138" w:author="Seamus Murphy" w:date="2026-09-23T07:08:00Z" w16du:dateUtc="2026-09-23T14:08:00Z">
        <w:r>
          <w:t>,</w:t>
        </w:r>
      </w:ins>
      <w:del w:id="139" w:author="Seamus Murphy" w:date="2026-09-23T07:08:00Z" w16du:dateUtc="2026-09-23T14:08:00Z">
        <w:r>
          <w:delText xml:space="preserve"> and</w:delText>
        </w:r>
      </w:del>
      <w:r>
        <w:t xml:space="preserve"> effective air flow height</w:t>
      </w:r>
      <w:del w:id="140" w:author="Seamus Murphy" w:date="2026-09-23T07:08:00Z" w16du:dateUtc="2026-09-23T14:08:00Z">
        <w:r>
          <w:delText xml:space="preserve"> at the prevailing bearing</w:delText>
        </w:r>
      </w:del>
      <w:r>
        <w:t xml:space="preserve">, the wind exposition index </w:t>
      </w:r>
      <w:ins w:id="141" w:author="Seamus Murphy" w:date="2026-09-23T07:08:00Z" w16du:dateUtc="2026-09-23T14:08:00Z">
        <w:r>
          <w:t>and</w:t>
        </w:r>
      </w:ins>
      <w:del w:id="142" w:author="Seamus Murphy" w:date="2026-09-23T07:08:00Z" w16du:dateUtc="2026-09-23T14:08:00Z">
        <w:r>
          <w:delText>over all directions,</w:delText>
        </w:r>
      </w:del>
      <w:r>
        <w:t xml:space="preserve"> the wind shelter index of Plattner et al. (2004), which is “the maximum gradient within a given radius in upwind direction”, </w:t>
      </w:r>
      <w:ins w:id="143" w:author="Seamus Murphy" w:date="2026-09-23T07:08:00Z" w16du:dateUtc="2026-09-23T14:08:00Z">
        <w:r>
          <w:t>with</w:t>
        </w:r>
      </w:ins>
      <w:del w:id="144" w:author="Seamus Murphy" w:date="2026-09-23T07:08:00Z" w16du:dateUtc="2026-09-23T14:08:00Z">
        <w:r>
          <w:delText>and</w:delText>
        </w:r>
      </w:del>
      <w:r>
        <w:t xml:space="preserve"> topographic openness</w:t>
      </w:r>
      <w:ins w:id="145" w:author="Seamus Murphy" w:date="2026-09-23T07:08:00Z" w16du:dateUtc="2026-09-23T14:08:00Z">
        <w:r>
          <w:t xml:space="preserve"> and sky view.</w:t>
        </w:r>
      </w:ins>
      <w:del w:id="146" w:author="Seamus Murphy" w:date="2026-09-23T07:08:00Z" w16du:dateUtc="2026-09-23T14:08:00Z">
        <w:r>
          <w:delText>.</w:delText>
        </w:r>
      </w:del>
      <w:r>
        <w:t xml:space="preserve"> Shape entered as </w:t>
      </w:r>
      <w:del w:id="147" w:author="Seamus Murphy" w:date="2026-09-23T07:08:00Z" w16du:dateUtc="2026-09-23T14:08:00Z">
        <w:r>
          <w:delText xml:space="preserve">terrain ruggedness, vector </w:delText>
        </w:r>
      </w:del>
      <w:r>
        <w:t>ruggedness, topographic position</w:t>
      </w:r>
      <w:del w:id="148" w:author="Seamus Murphy" w:date="2026-09-23T07:08:00Z" w16du:dateUtc="2026-09-23T14:08:00Z">
        <w:r>
          <w:delText xml:space="preserve"> and its multi-scale form</w:delText>
        </w:r>
      </w:del>
      <w:r>
        <w:t xml:space="preserve">, convergence, slope, curvature and </w:t>
      </w:r>
      <w:ins w:id="149" w:author="Seamus Murphy" w:date="2026-09-23T07:08:00Z" w16du:dateUtc="2026-09-23T14:08:00Z">
        <w:r>
          <w:t>geomorphon</w:t>
        </w:r>
      </w:ins>
      <w:del w:id="150" w:author="Seamus Murphy" w:date="2026-09-23T07:08:00Z" w16du:dateUtc="2026-09-23T14:08:00Z">
        <w:r w:rsidR="00763C57">
          <w:delText>geomorphic</w:delText>
        </w:r>
      </w:del>
      <w:r>
        <w:t xml:space="preserve"> class, a landform class read from the </w:t>
      </w:r>
      <w:del w:id="151" w:author="Seamus Murphy" w:date="2026-09-23T07:08:00Z" w16du:dateUtc="2026-09-23T14:08:00Z">
        <w:r>
          <w:delText xml:space="preserve">pattern of </w:delText>
        </w:r>
      </w:del>
      <w:r>
        <w:t>horizons visible around a cell</w:t>
      </w:r>
      <w:ins w:id="152" w:author="Seamus Murphy" w:date="2026-09-23T07:08:00Z" w16du:dateUtc="2026-09-23T14:08:00Z">
        <w:r>
          <w:t>, and landform</w:t>
        </w:r>
      </w:ins>
      <w:del w:id="153" w:author="Seamus Murphy" w:date="2026-09-23T07:08:00Z" w16du:dateUtc="2026-09-23T14:08:00Z">
        <w:r>
          <w:delText>. Landform entered</w:delText>
        </w:r>
      </w:del>
      <w:r>
        <w:t xml:space="preserve"> as </w:t>
      </w:r>
      <w:del w:id="154" w:author="Seamus Murphy" w:date="2026-09-23T07:08:00Z" w16du:dateUtc="2026-09-23T14:08:00Z">
        <w:r>
          <w:delText xml:space="preserve">topographic </w:delText>
        </w:r>
      </w:del>
      <w:r>
        <w:t>wetness, valley depth</w:t>
      </w:r>
      <w:ins w:id="155" w:author="Seamus Murphy" w:date="2026-09-23T07:08:00Z" w16du:dateUtc="2026-09-23T14:08:00Z">
        <w:r>
          <w:t xml:space="preserve"> and</w:t>
        </w:r>
      </w:ins>
      <w:del w:id="156" w:author="Seamus Murphy" w:date="2026-09-23T07:08:00Z" w16du:dateUtc="2026-09-23T14:08:00Z">
        <w:r>
          <w:delText>,</w:delText>
        </w:r>
      </w:del>
      <w:r>
        <w:t xml:space="preserve"> height above the valley floor</w:t>
      </w:r>
      <w:del w:id="157" w:author="Seamus Murphy" w:date="2026-09-23T07:08:00Z" w16du:dateUtc="2026-09-23T14:08:00Z">
        <w:r>
          <w:delText>, normalised height and mid-slope position</w:delText>
        </w:r>
      </w:del>
      <w:r>
        <w:t>, because infested groups are reported in draws and gullies and deep snow insulates overwintering brood (</w:t>
      </w:r>
      <w:ins w:id="158" w:author="Seamus Murphy" w:date="2026-09-23T07:08:00Z" w16du:dateUtc="2026-09-23T14:08:00Z">
        <w:r>
          <w:t>Kautz et al., 2023; Safranyik &amp; Carroll, 2006)</w:t>
        </w:r>
        <w:r>
          <w:t>.</w:t>
        </w:r>
      </w:ins>
      <w:del w:id="159" w:author="Seamus Murphy" w:date="2026-09-23T07:08:00Z" w16du:dateUtc="2026-09-23T14:08:00Z">
        <w:r>
          <w:delText>Safranyik &amp; Carroll, 2006), and because slope was one of the two site variables that best explained symptom abundance after attack by the European spruce bark beetle (Kautz et al., 2023).</w:delText>
        </w:r>
      </w:del>
      <w:r>
        <w:t xml:space="preserve"> Aspect entered as its northward and eastward components with the heat load index of McCune &amp; Keon (2002).</w:t>
      </w:r>
      <w:ins w:id="160" w:author="Seamus Murphy" w:date="2026-09-23T07:08:00Z" w16du:dateUtc="2026-09-23T14:08:00Z">
        <w:r>
          <w:t xml:space="preserve"> Every candidate is listed in </w:t>
        </w:r>
      </w:ins>
      <w:moveToRangeStart w:id="161" w:author="Seamus Murphy" w:date="2026-09-23T07:08:00Z" w:name="move241039734"/>
      <w:moveTo w:id="162" w:author="Seamus Murphy" w:date="2026-09-23T07:08:00Z" w16du:dateUtc="2026-09-23T14:08:00Z">
        <w:r w:rsidR="00360D12">
          <w:t>Table S3</w:t>
        </w:r>
      </w:moveTo>
      <w:moveToRangeEnd w:id="161"/>
      <w:ins w:id="163" w:author="Seamus Murphy" w:date="2026-09-23T07:08:00Z" w16du:dateUtc="2026-09-23T14:08:00Z">
        <w:r>
          <w:t>.</w:t>
        </w:r>
      </w:ins>
    </w:p>
    <w:p w14:paraId="0B9958CD" w14:textId="77777777" w:rsidR="000551C3" w:rsidRDefault="0019230A">
      <w:pPr>
        <w:pStyle w:val="Heading2"/>
      </w:pPr>
      <w:bookmarkStart w:id="164" w:name="beetle-refugia-modelling"/>
      <w:bookmarkEnd w:id="135"/>
      <w:r>
        <w:t>2.</w:t>
      </w:r>
      <w:ins w:id="165" w:author="Seamus Murphy" w:date="2026-09-23T07:08:00Z" w16du:dateUtc="2026-09-23T14:08:00Z">
        <w:r>
          <w:t>7</w:t>
        </w:r>
      </w:ins>
      <w:del w:id="166" w:author="Seamus Murphy" w:date="2026-09-23T07:08:00Z" w16du:dateUtc="2026-09-23T14:08:00Z">
        <w:r>
          <w:delText>6</w:delText>
        </w:r>
      </w:del>
      <w:r>
        <w:t xml:space="preserve"> Beetle refugia modelling</w:t>
      </w:r>
    </w:p>
    <w:p w14:paraId="14F06E11" w14:textId="77777777" w:rsidR="000551C3" w:rsidRDefault="0019230A">
      <w:pPr>
        <w:pStyle w:val="FirstParagraph"/>
      </w:pPr>
      <w:r>
        <w:t>Candidates were grouped by pathway, stand density, host size, topographic shading, flight-window radiation, terrain exposure to wind, terrain shape, landform and flight-window wind. Selection ran over four stages and was required to keep at least one variable from each pathway, so that a filter could not silently remove a hypothesis the Introduction established. Candidates whose univariate logistic fit was not significant at 0.01 left first. Clusters at an absolute correlation of 0.75 then kept their member</w:t>
      </w:r>
      <w:r>
        <w:t xml:space="preserve"> with the highest univariate area under the receiver operating characteristic curve (AUC), variables were removed until every variance inflation factor was below 5, and a lasso penalty chosen by ten-fold cross-validation at the one-standard-error rule, the selection Murphy et al. (2026) used, removed the rest, with the highest-ranked survivor of each pathway exempt. Table S3 gives every candidate and the stage at which it left. The 15 variables that entered the models, 8 of them terrain, are listed in </w:t>
      </w:r>
      <w:hyperlink w:anchor="tbl-variables">
        <w:r w:rsidR="000551C3">
          <w:rPr>
            <w:rStyle w:val="Hyperlink"/>
          </w:rPr>
          <w:t>Table 2</w:t>
        </w:r>
      </w:hyperlink>
      <w:r>
        <w:t xml:space="preserve"> with the direction expected of each. Fitting used a class-balanced sample of 42,791 cell-years, 4,000 of each class per year, because landscape prevalence was about 10 per cent and an unbalanced fit at that prevalence would report the magnitude of the intercept rather than the effect of the covariates.</w:t>
      </w:r>
    </w:p>
    <w:p w14:paraId="66BB417D" w14:textId="77777777" w:rsidR="000551C3" w:rsidRDefault="000551C3">
      <w:pPr>
        <w:pStyle w:val="BodyText"/>
      </w:pPr>
      <w:hyperlink w:anchor="tbl-variables">
        <w:r>
          <w:rPr>
            <w:rStyle w:val="Hyperlink"/>
            <w:iCs/>
          </w:rPr>
          <w:t>Table 2</w:t>
        </w:r>
      </w:hyperlink>
      <w:r w:rsidR="0019230A">
        <w:rPr>
          <w:i/>
          <w:iCs/>
        </w:rPr>
        <w:t xml:space="preserve"> near here</w:t>
      </w:r>
    </w:p>
    <w:p w14:paraId="38CC44E8" w14:textId="77777777" w:rsidR="000551C3" w:rsidRDefault="0019230A">
      <w:pPr>
        <w:pStyle w:val="BodyText"/>
      </w:pPr>
      <w:r>
        <w:t xml:space="preserve">Every model was a logistic regression of moderate-to-high disturbance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in cell </w:t>
      </w:r>
      <m:oMath>
        <m:r>
          <w:rPr>
            <w:rFonts w:ascii="Cambria Math" w:hAnsi="Cambria Math"/>
          </w:rPr>
          <m:t>i</m:t>
        </m:r>
      </m:oMath>
      <w:r>
        <w:t xml:space="preserve"> and year </w:t>
      </w:r>
      <m:oMath>
        <m:r>
          <w:rPr>
            <w:rFonts w:ascii="Cambria Math" w:hAnsi="Cambria Math"/>
          </w:rPr>
          <m:t>t</m:t>
        </m:r>
      </m:oMath>
      <w:r>
        <w:t xml:space="preserve"> on standardised covariates,</w:t>
      </w:r>
    </w:p>
    <w:p w14:paraId="0F7C52B9" w14:textId="45A25B54" w:rsidR="000551C3" w:rsidRPr="00763C57" w:rsidRDefault="00763C57">
      <w:pPr>
        <w:pStyle w:val="BodyText"/>
      </w:pPr>
      <w:bookmarkStart w:id="167" w:name="eq-model"/>
      <m:oMathPara>
        <m:oMathParaPr>
          <m:jc m:val="center"/>
        </m:oMathParaPr>
        <m:oMath>
          <m:r>
            <m:rPr>
              <m:sty m:val="p"/>
            </m:rPr>
            <w:rPr>
              <w:rFonts w:ascii="Cambria Math" w:hAnsi="Cambria Math"/>
            </w:rPr>
            <m:t>logitPr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ins w:id="168" w:author="Seamus Murphy" w:date="2026-09-23T07:08:00Z" w16du:dateUtc="2026-09-23T14:08:00Z">
                  <w:rPr>
                    <w:rFonts w:ascii="Cambria Math" w:hAnsi="Cambria Math"/>
                  </w:rPr>
                </w:ins>
              </m:ctrlPr>
            </m:sSubSupPr>
            <m:e>
              <m:r>
                <w:ins w:id="169" w:author="Seamus Murphy" w:date="2026-09-23T07:08:00Z" w16du:dateUtc="2026-09-23T14:08:00Z">
                  <m:rPr>
                    <m:sty m:val="b"/>
                  </m:rPr>
                  <w:rPr>
                    <w:rFonts w:ascii="Cambria Math" w:hAnsi="Cambria Math"/>
                  </w:rPr>
                  <m:t>x</m:t>
                </w:ins>
              </m:r>
            </m:e>
            <m:sub>
              <m:r>
                <w:ins w:id="170" w:author="Seamus Murphy" w:date="2026-09-23T07:08:00Z" w16du:dateUtc="2026-09-23T14:08:00Z">
                  <w:rPr>
                    <w:rFonts w:ascii="Cambria Math" w:hAnsi="Cambria Math"/>
                  </w:rPr>
                  <m:t>it</m:t>
                </w:ins>
              </m:r>
            </m:sub>
            <m:sup>
              <m:r>
                <w:ins w:id="171" w:author="Seamus Murphy" w:date="2026-09-23T07:08:00Z" w16du:dateUtc="2026-09-23T14:08:00Z">
                  <m:rPr>
                    <m:sty m:val="p"/>
                  </m:rPr>
                  <w:rPr>
                    <w:rFonts w:ascii="Cambria Math" w:hAnsi="Cambria Math"/>
                  </w:rPr>
                  <m:t>⊤</m:t>
                </w:ins>
              </m:r>
            </m:sup>
          </m:sSubSup>
          <m:r>
            <w:ins w:id="172" w:author="Seamus Murphy" w:date="2026-09-23T07:08:00Z" w16du:dateUtc="2026-09-23T14:08:00Z">
              <m:rPr>
                <m:sty m:val="b"/>
              </m:rPr>
              <w:rPr>
                <w:rFonts w:ascii="Cambria Math" w:hAnsi="Cambria Math"/>
              </w:rPr>
              <m:t>β</m:t>
            </w:ins>
          </m:r>
          <m:sSubSup>
            <m:sSubSupPr>
              <m:ctrlPr>
                <w:del w:id="173" w:author="Seamus Murphy" w:date="2026-09-23T07:08:00Z" w16du:dateUtc="2026-09-23T14:08:00Z">
                  <w:rPr>
                    <w:rFonts w:ascii="Cambria Math" w:hAnsi="Cambria Math"/>
                  </w:rPr>
                </w:del>
              </m:ctrlPr>
            </m:sSubSupPr>
            <m:e>
              <m:r>
                <w:del w:id="174" w:author="Seamus Murphy" w:date="2026-09-23T07:08:00Z" w16du:dateUtc="2026-09-23T14:08:00Z">
                  <m:rPr>
                    <m:sty m:val="p"/>
                  </m:rPr>
                  <w:rPr>
                    <w:rFonts w:ascii="Cambria Math" w:hAnsi="Cambria Math"/>
                  </w:rPr>
                  <m:t>x</m:t>
                </w:del>
              </m:r>
            </m:e>
            <m:sub>
              <m:r>
                <w:del w:id="175" w:author="Seamus Murphy" w:date="2026-09-23T07:08:00Z" w16du:dateUtc="2026-09-23T14:08:00Z">
                  <w:rPr>
                    <w:rFonts w:ascii="Cambria Math" w:hAnsi="Cambria Math"/>
                  </w:rPr>
                  <m:t>it</m:t>
                </w:del>
              </m:r>
            </m:sub>
            <m:sup>
              <m:r>
                <w:del w:id="176" w:author="Seamus Murphy" w:date="2026-09-23T07:08:00Z" w16du:dateUtc="2026-09-23T14:08:00Z">
                  <m:rPr>
                    <m:sty m:val="p"/>
                  </m:rPr>
                  <w:rPr>
                    <w:rFonts w:ascii="Cambria Math" w:hAnsi="Cambria Math"/>
                  </w:rPr>
                  <m:t>⊤</m:t>
                </w:del>
              </m:r>
            </m:sup>
          </m:sSubSup>
          <m:r>
            <w:del w:id="177" w:author="Seamus Murphy" w:date="2026-09-23T07:08:00Z" w16du:dateUtc="2026-09-23T14:08:00Z">
              <m:rPr>
                <m:sty m:val="p"/>
              </m:rPr>
              <w:rPr>
                <w:rFonts w:ascii="Cambria Math" w:hAnsi="Cambria Math"/>
              </w:rPr>
              <m:t>β</m:t>
            </w:del>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1</m:t>
              </m:r>
            </m:e>
          </m:d>
        </m:oMath>
      </m:oMathPara>
      <w:bookmarkEnd w:id="167"/>
    </w:p>
    <w:p w14:paraId="453855A7" w14:textId="16FA0DF8" w:rsidR="00B33D2F" w:rsidRDefault="0019230A">
      <w:pPr>
        <w:pStyle w:val="FirstParagraph"/>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was the effect of the geomorphon landform class </w:t>
      </w:r>
      <m:oMath>
        <m:r>
          <w:rPr>
            <w:rFonts w:ascii="Cambria Math" w:hAnsi="Cambria Math"/>
          </w:rPr>
          <m:t>g</m:t>
        </m:r>
      </m:oMath>
      <w:r>
        <w:t xml:space="preserve"> of cell </w:t>
      </w:r>
      <m:oMath>
        <m:r>
          <w:rPr>
            <w:rFonts w:ascii="Cambria Math" w:hAnsi="Cambria Math"/>
          </w:rPr>
          <m:t>i</m:t>
        </m:r>
      </m:oMath>
      <w:r>
        <w:t xml:space="preserve"> and the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oMath>
      <w:r>
        <w:t xml:space="preserve"> were the interaction terms, so that every coefficient was a change in log-odds per standard deviation of its variable. Four annual models were fitted in sequence, each adding one mechanism to the one before, M0 host size, shading and landform, M1 stand density, M2 terrain shape, terrain exposure and flight-window radiation, and M3 the interactions of stand density with terrain exposure, flight-window radiation and flight-window wind. They were compared on AIC and on predictive error on the fitted probabili</w:t>
      </w:r>
      <w:r>
        <w:t xml:space="preserve">ties. M0 to M2 answered the first question and M3 the second at the annual scale. The sixteen-day models answered the second question again where wind varied within a season, the scale at which the plume mechanism acts. </w:t>
      </w:r>
      <w:r w:rsidR="00B33D2F" w:rsidRPr="00B33D2F">
        <w:t xml:space="preserve">The sixteen-day response was a fall in NDMI of 0.080 or more against the same sixteen-day epoch of the 2005 pre-outbreak imagery, over nine epochs from May in each of the eight years. It was regressed on the same covariates as the annual models, with the epoch wind of the terrain-resolved field replacing the annual wind terms, together with its interactions with stem density and standing volume. The model was then refitted with the previous </w:t>
      </w:r>
      <w:ins w:id="178" w:author="Seamus Murphy" w:date="2026-09-23T07:08:00Z" w16du:dateUtc="2026-09-23T14:08:00Z">
        <w:r>
          <w:t>epoch’s</w:t>
        </w:r>
      </w:ins>
      <w:del w:id="179" w:author="Seamus Murphy" w:date="2026-09-23T07:08:00Z" w16du:dateUtc="2026-09-23T14:08:00Z">
        <w:r w:rsidR="00B33D2F" w:rsidRPr="00B33D2F">
          <w:delText>epoch's</w:delText>
        </w:r>
      </w:del>
      <w:r w:rsidR="00B33D2F" w:rsidRPr="00B33D2F">
        <w:t xml:space="preserve"> attack entered twice, as the </w:t>
      </w:r>
      <w:ins w:id="180" w:author="Seamus Murphy" w:date="2026-09-23T07:08:00Z" w16du:dateUtc="2026-09-23T14:08:00Z">
        <w:r>
          <w:t>cell’s</w:t>
        </w:r>
      </w:ins>
      <w:del w:id="181" w:author="Seamus Murphy" w:date="2026-09-23T07:08:00Z" w16du:dateUtc="2026-09-23T14:08:00Z">
        <w:r w:rsidR="00B33D2F" w:rsidRPr="00B33D2F">
          <w:delText>cell's</w:delText>
        </w:r>
      </w:del>
      <w:r w:rsidR="00B33D2F" w:rsidRPr="00B33D2F">
        <w:t xml:space="preserve"> own state and as the share of cells attacked within 90 m, the radius at which previous attack predicted current attack most strongly of those tested</w:t>
      </w:r>
      <w:ins w:id="182" w:author="Seamus Murphy" w:date="2026-09-23T07:08:00Z" w16du:dateUtc="2026-09-23T14:08:00Z">
        <w:r>
          <w:t>,</w:t>
        </w:r>
      </w:ins>
      <w:del w:id="183" w:author="Seamus Murphy" w:date="2026-09-23T07:08:00Z" w16du:dateUtc="2026-09-23T14:08:00Z">
        <w:r w:rsidR="00B33D2F" w:rsidRPr="00B33D2F">
          <w:delText xml:space="preserve"> (Table S-),</w:delText>
        </w:r>
      </w:del>
      <w:r w:rsidR="00B33D2F" w:rsidRPr="00B33D2F">
        <w:t xml:space="preserve"> so that the interaction was read against within-season spread. The third question compared the coefficient of terrain shelter on its own, from M2 and M3, with the coefficient of the shelter by density interaction from M3. Deposition predicts the first present and the second absent, whereas plume disruption predicts the second present whether or not the first is.</w:t>
      </w:r>
    </w:p>
    <w:p w14:paraId="19663957" w14:textId="77777777" w:rsidR="000551C3" w:rsidRDefault="0019230A">
      <w:pPr>
        <w:pStyle w:val="Heading1"/>
      </w:pPr>
      <w:bookmarkStart w:id="184" w:name="sec-results"/>
      <w:bookmarkEnd w:id="79"/>
      <w:bookmarkEnd w:id="164"/>
      <w:r>
        <w:t>3. Results</w:t>
      </w:r>
    </w:p>
    <w:p w14:paraId="01B28FD5" w14:textId="77777777" w:rsidR="000551C3" w:rsidRDefault="0019230A">
      <w:pPr>
        <w:pStyle w:val="Heading2"/>
      </w:pPr>
      <w:bookmarkStart w:id="185" w:name="the-three-mechanisms"/>
      <w:r>
        <w:t>3.1 The three mechanisms</w:t>
      </w:r>
    </w:p>
    <w:p w14:paraId="3A448DF6" w14:textId="77777777" w:rsidR="000551C3" w:rsidRDefault="000551C3">
      <w:pPr>
        <w:pStyle w:val="FirstParagraph"/>
      </w:pPr>
      <w:hyperlink w:anchor="tbl-aic">
        <w:r>
          <w:rPr>
            <w:rStyle w:val="Hyperlink"/>
            <w:iCs/>
          </w:rPr>
          <w:t>Table 3</w:t>
        </w:r>
      </w:hyperlink>
      <w:r w:rsidR="0019230A">
        <w:rPr>
          <w:i/>
          <w:iCs/>
        </w:rPr>
        <w:t xml:space="preserve"> near here</w:t>
      </w:r>
    </w:p>
    <w:p w14:paraId="7306D6F4" w14:textId="77777777" w:rsidR="000551C3" w:rsidRDefault="0019230A">
      <w:pPr>
        <w:pStyle w:val="BodyText"/>
      </w:pPr>
      <w:r>
        <w:t>Each mechanism improved the fit when it entered. AIC fell by 298 when stand density entered, by a further 322 with terrain and flight-window radiation, and by a further 562 with the interactions (</w:t>
      </w:r>
      <w:hyperlink w:anchor="tbl-aic">
        <w:r w:rsidR="000551C3">
          <w:rPr>
            <w:rStyle w:val="Hyperlink"/>
          </w:rPr>
          <w:t>Table 3</w:t>
        </w:r>
      </w:hyperlink>
      <w:r>
        <w:t>).</w:t>
      </w:r>
    </w:p>
    <w:p w14:paraId="68715582" w14:textId="77777777" w:rsidR="000551C3" w:rsidRDefault="000551C3">
      <w:pPr>
        <w:pStyle w:val="BodyText"/>
      </w:pPr>
      <w:hyperlink w:anchor="tbl-m3">
        <w:r>
          <w:rPr>
            <w:rStyle w:val="Hyperlink"/>
            <w:iCs/>
          </w:rPr>
          <w:t>Table 4</w:t>
        </w:r>
      </w:hyperlink>
      <w:r w:rsidR="0019230A">
        <w:rPr>
          <w:i/>
          <w:iCs/>
        </w:rPr>
        <w:t xml:space="preserve"> near here</w:t>
      </w:r>
    </w:p>
    <w:p w14:paraId="5EEA5AA1" w14:textId="77777777" w:rsidR="000551C3" w:rsidRDefault="0019230A">
      <w:pPr>
        <w:pStyle w:val="BodyText"/>
      </w:pPr>
      <w:r>
        <w:t>Stand basal area was the density term the penalty kept. It entered at +0.430 log-odds per standard deviation, an odds ratio of 1.537, so a stand one standard deviation above the mean in basal area had 53.7 per cent higher odds of moderate-to-high disturbance (</w:t>
      </w:r>
      <w:ins w:id="186" w:author="Seamus Murphy" w:date="2026-09-23T07:08:00Z" w16du:dateUtc="2026-09-23T14:08:00Z">
        <w:r>
          <w:t>p</w:t>
        </w:r>
      </w:ins>
      <w:del w:id="187" w:author="Seamus Murphy" w:date="2026-09-23T07:08:00Z" w16du:dateUtc="2026-09-23T14:08:00Z">
        <w:r>
          <w:delText>P</w:delText>
        </w:r>
      </w:del>
      <w:r>
        <w:t xml:space="preserve"> &lt; 0.001), the direction a canopy that keeps the pheromone plume together implies. Live stems and crown closure left at the penalty stage (Table S3), and crown closure is in any case recorded by the inventory to a ceiling of 60 per cent.</w:t>
      </w:r>
    </w:p>
    <w:p w14:paraId="5FA3BCBC" w14:textId="77777777" w:rsidR="000551C3" w:rsidRDefault="000551C3">
      <w:pPr>
        <w:pStyle w:val="BodyText"/>
      </w:pPr>
      <w:hyperlink w:anchor="tbl-qmd">
        <w:r>
          <w:rPr>
            <w:rStyle w:val="Hyperlink"/>
            <w:iCs/>
          </w:rPr>
          <w:t>Table 5</w:t>
        </w:r>
      </w:hyperlink>
      <w:r w:rsidR="0019230A">
        <w:rPr>
          <w:i/>
          <w:iCs/>
        </w:rPr>
        <w:t xml:space="preserve"> near here</w:t>
      </w:r>
    </w:p>
    <w:p w14:paraId="278C67DE" w14:textId="77777777" w:rsidR="000551C3" w:rsidRDefault="0019230A">
      <w:pPr>
        <w:pStyle w:val="BodyText"/>
      </w:pPr>
      <w:r>
        <w:t>Host size acted as a threshold rather than a gradient. Attack peaked in the 25 to 30 cm class at 31.5 per cent and fell above it, to 22.4 per cent at 30 to 40 cm and 13.2 per cent above 40 (</w:t>
      </w:r>
      <w:hyperlink w:anchor="tbl-qmd">
        <w:r w:rsidR="000551C3">
          <w:rPr>
            <w:rStyle w:val="Hyperlink"/>
          </w:rPr>
          <w:t>Table 5</w:t>
        </w:r>
      </w:hyperlink>
      <w:r>
        <w:t>). The step across the 25 cm source-sink boundary ran from 21.5 to 31.5 per cent, +10.0 percentage points (95 per cent confidence interval 8.9 to 11.1, P &lt; 0.001). In the full model diameter was -0.341 per standard deviation (z = -15.37), negative because a linear term fitted through a humped response returned the slope of its falling limb, so the class table rather than the coefficient was the result here. Across all six classes attack depended on diameter class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678.2 on 5 degrees of freedom, P &lt; 0.001, Cramer’s V = 0.126], while 30 m cells in a spreading outbreak were not independent, so both P-values were anti-conservative.</w:t>
      </w:r>
    </w:p>
    <w:p w14:paraId="507974E2" w14:textId="77777777" w:rsidR="000551C3" w:rsidRDefault="0019230A">
      <w:pPr>
        <w:pStyle w:val="BodyText"/>
      </w:pPr>
      <w:r>
        <w:t>Topographic shading was not supported. Radiation entered the model once, as direct radiation during the flight window, at +0.319, the term that represents the temperature limit on flight, while growing-season radiation did not survive selection, so northness, which correlated -0.824 with it, stood in for the shading pathway. Northness entered at +0.384, so shaded, north-facing ground had more attack rather than less, against the prediction.</w:t>
      </w:r>
    </w:p>
    <w:p w14:paraId="5E85D5A5" w14:textId="77777777" w:rsidR="000551C3" w:rsidRDefault="0019230A">
      <w:pPr>
        <w:pStyle w:val="Heading2"/>
      </w:pPr>
      <w:bookmarkStart w:id="188" w:name="wind-through-stand-density-in-time"/>
      <w:bookmarkEnd w:id="185"/>
      <w:r>
        <w:t>3.2 Wind through stand density in time</w:t>
      </w:r>
    </w:p>
    <w:p w14:paraId="4F620916" w14:textId="77777777" w:rsidR="000551C3" w:rsidRDefault="0019230A">
      <w:pPr>
        <w:pStyle w:val="FirstParagraph"/>
      </w:pPr>
      <w:r>
        <w:t>Stand density interacted negatively with terrain-resolved wind, the form the pheromone mechanism predicted. Attack fell where a thin stand and strong wind coincided, the interaction being -0.049 for stem density (</w:t>
      </w:r>
      <w:ins w:id="189" w:author="Seamus Murphy" w:date="2026-09-23T07:08:00Z" w16du:dateUtc="2026-09-23T14:08:00Z">
        <w:r>
          <w:t>p</w:t>
        </w:r>
      </w:ins>
      <w:del w:id="190" w:author="Seamus Murphy" w:date="2026-09-23T07:08:00Z" w16du:dateUtc="2026-09-23T14:08:00Z">
        <w:r>
          <w:delText>P</w:delText>
        </w:r>
      </w:del>
      <w:r>
        <w:t xml:space="preserve"> &lt; 0.001) and -0.017 for standing volume (</w:t>
      </w:r>
      <w:ins w:id="191" w:author="Seamus Murphy" w:date="2026-09-23T07:08:00Z" w16du:dateUtc="2026-09-23T14:08:00Z">
        <w:r>
          <w:t>p</w:t>
        </w:r>
      </w:ins>
      <w:del w:id="192" w:author="Seamus Murphy" w:date="2026-09-23T07:08:00Z" w16du:dateUtc="2026-09-23T14:08:00Z">
        <w:r>
          <w:delText>P</w:delText>
        </w:r>
      </w:del>
      <w:r>
        <w:t xml:space="preserve"> &lt; 0.05). Expressed as odds, each standard deviation of the epoch wind regime multiplied the contribution of stem density by 0.952, a reduction of 4.8 per cent. Both interactions remained after the previous epoch of the same season was entered, so neither was the outbreak’s own spread appearing as a wind coefficient.</w:t>
      </w:r>
    </w:p>
    <w:p w14:paraId="7F036B47" w14:textId="77777777" w:rsidR="000551C3" w:rsidRDefault="0019230A">
      <w:pPr>
        <w:pStyle w:val="BodyText"/>
      </w:pPr>
      <w:r>
        <w:t>Wind alone gave no protection. Its main effect was +0.022, marginally more attack rather than less, and the density terms were positive, so a thin stand in still air showed no reduction either and the mechanism appeared only where the two coincided. The interaction was refitted under four definitions of the wind window, and the stem-density interaction was negative under all four and distinguishable from zero under three (Table S4).</w:t>
      </w:r>
    </w:p>
    <w:p w14:paraId="41377E46" w14:textId="77777777" w:rsidR="000551C3" w:rsidRDefault="000551C3">
      <w:pPr>
        <w:pStyle w:val="BodyText"/>
      </w:pPr>
      <w:r>
        <w:fldChar w:fldCharType="begin"/>
      </w:r>
      <w:r>
        <w:instrText>HYPERLINK \l "fig-interaction" \h</w:instrText>
      </w:r>
      <w:r>
        <w:fldChar w:fldCharType="separate"/>
      </w:r>
      <w:r>
        <w:rPr>
          <w:rStyle w:val="Hyperlink"/>
          <w:iCs/>
        </w:rPr>
        <w:t>Figure </w:t>
      </w:r>
      <w:ins w:id="193" w:author="Seamus Murphy" w:date="2026-09-23T07:08:00Z" w16du:dateUtc="2026-09-23T14:08:00Z">
        <w:r w:rsidR="0019230A">
          <w:rPr>
            <w:rStyle w:val="Hyperlink"/>
            <w:iCs/>
          </w:rPr>
          <w:t>3</w:t>
        </w:r>
      </w:ins>
      <w:del w:id="194" w:author="Seamus Murphy" w:date="2026-09-23T07:08:00Z" w16du:dateUtc="2026-09-23T14:08:00Z">
        <w:r>
          <w:rPr>
            <w:rStyle w:val="Hyperlink"/>
            <w:iCs/>
          </w:rPr>
          <w:delText>4</w:delText>
        </w:r>
      </w:del>
      <w:r>
        <w:fldChar w:fldCharType="end"/>
      </w:r>
      <w:r w:rsidR="0019230A">
        <w:rPr>
          <w:i/>
          <w:iCs/>
        </w:rPr>
        <w:t xml:space="preserve"> near here</w:t>
      </w:r>
    </w:p>
    <w:p w14:paraId="08F42A76" w14:textId="77777777" w:rsidR="000551C3" w:rsidRDefault="0019230A">
      <w:pPr>
        <w:pStyle w:val="BodyText"/>
      </w:pPr>
      <w:r>
        <w:t>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+0.692 and raised discrimination from 0.774 to 0.857.</w:t>
      </w:r>
    </w:p>
    <w:p w14:paraId="1A0D9AFB" w14:textId="0393EBAE" w:rsidR="000551C3" w:rsidRDefault="0019230A">
      <w:pPr>
        <w:pStyle w:val="BodyText"/>
      </w:pPr>
      <w:r>
        <w:t xml:space="preserve">The result that mattered was which environmental terms remained after that term entered. Sky view moved from +0.317 to </w:t>
      </w:r>
      <w:r w:rsidR="001E7ABA">
        <w:t>+0.225</w:t>
      </w:r>
      <w:del w:id="195" w:author="Seamus Murphy" w:date="2026-09-23T07:08:00Z" w16du:dateUtc="2026-09-23T14:08:00Z">
        <w:r w:rsidR="001E7ABA">
          <w:delText>,</w:delText>
        </w:r>
      </w:del>
      <w:r>
        <w:t xml:space="preserve"> and the wind shelter index from -0.260 to -0.215, both describing conditions a cell had </w:t>
      </w:r>
      <w:r w:rsidR="001E7ABA">
        <w:t>whether</w:t>
      </w:r>
      <w:r>
        <w:t xml:space="preserve"> </w:t>
      </w:r>
      <w:ins w:id="196" w:author="Seamus Murphy" w:date="2026-09-23T07:08:00Z" w16du:dateUtc="2026-09-23T14:08:00Z">
        <w:r>
          <w:t xml:space="preserve">or not </w:t>
        </w:r>
      </w:ins>
      <w:r>
        <w:t>the beetle was ever present. Conversely, the shape terms were less stable, convergence moving from -0.081 to -0.045 and profile curvature from -0.064 to -0.036. Part of what the landform terms measured was thus where the outbreak had already been, the same failure the terrain-wind index showed against radiation.</w:t>
      </w:r>
    </w:p>
    <w:p w14:paraId="16FF45CF" w14:textId="77777777" w:rsidR="000551C3" w:rsidRDefault="0019230A">
      <w:pPr>
        <w:pStyle w:val="Heading2"/>
      </w:pPr>
      <w:bookmarkStart w:id="197" w:name="terrain-shelter-alone-or-through-density"/>
      <w:bookmarkEnd w:id="188"/>
      <w:r>
        <w:t>3.3 Terrain shelter alone or through density</w:t>
      </w:r>
    </w:p>
    <w:p w14:paraId="5A25D9A2" w14:textId="77777777" w:rsidR="000551C3" w:rsidRDefault="0019230A">
      <w:pPr>
        <w:pStyle w:val="FirstParagraph"/>
      </w:pPr>
      <w:r>
        <w:t>Terrain predicted attack after stand structure and radiation were in the model, through shelter and openness rather than ruggedness, since neither terrain ruggedness nor the windward-leeward index survived selection (Table S3). The wind shelter index as computed here rose on slopes that faced the prevailing wind, correlating +0.71 with that orientation, and it entered at -0.267 (</w:t>
      </w:r>
      <w:ins w:id="198" w:author="Seamus Murphy" w:date="2026-09-23T07:08:00Z" w16du:dateUtc="2026-09-23T14:08:00Z">
        <w:r>
          <w:t>p</w:t>
        </w:r>
      </w:ins>
      <w:del w:id="199" w:author="Seamus Murphy" w:date="2026-09-23T07:08:00Z" w16du:dateUtc="2026-09-23T14:08:00Z">
        <w:r>
          <w:delText>P</w:delText>
        </w:r>
      </w:del>
      <w:r>
        <w:t xml:space="preserve"> &lt; </w:t>
      </w:r>
      <w:r>
        <w:t>0.001), so leeward ground had more attack and windward ground less. Sky view factor, the share of the sky visible from a cell, which is high on gentle, open, upper ground, entered at +0.285 (</w:t>
      </w:r>
      <w:ins w:id="200" w:author="Seamus Murphy" w:date="2026-09-23T07:08:00Z" w16du:dateUtc="2026-09-23T14:08:00Z">
        <w:r>
          <w:t>p</w:t>
        </w:r>
      </w:ins>
      <w:del w:id="201" w:author="Seamus Murphy" w:date="2026-09-23T07:08:00Z" w16du:dateUtc="2026-09-23T14:08:00Z">
        <w:r>
          <w:delText>P</w:delText>
        </w:r>
      </w:del>
      <w:r>
        <w:t xml:space="preserve"> &lt; 0.001), so open, sheltered ground had the most attack. The two valley terms, valley depth and height above the valley floor, left at the penalty stage once sky view and elevation were in the model. Elevation entered at +0.381. Of the shape terms, convergence entered at -0.077 and profile curvature at -0.059, while topographic position was not distinguishable from zero (</w:t>
      </w:r>
      <w:ins w:id="202" w:author="Seamus Murphy" w:date="2026-09-23T07:08:00Z" w16du:dateUtc="2026-09-23T14:08:00Z">
        <w:r>
          <w:t>p</w:t>
        </w:r>
      </w:ins>
      <w:del w:id="203" w:author="Seamus Murphy" w:date="2026-09-23T07:08:00Z" w16du:dateUtc="2026-09-23T14:08:00Z">
        <w:r>
          <w:delText>P</w:delText>
        </w:r>
      </w:del>
      <w:r>
        <w:t xml:space="preserve"> = 0.521). The landform classes are in </w:t>
      </w:r>
      <w:ins w:id="204" w:author="Seamus Murphy" w:date="2026-09-23T07:08:00Z" w16du:dateUtc="2026-09-23T14:08:00Z">
        <w:r>
          <w:t>Table S5.</w:t>
        </w:r>
      </w:ins>
      <w:del w:id="205" w:author="Seamus Murphy" w:date="2026-09-23T07:08:00Z" w16du:dateUtc="2026-09-23T14:08:00Z">
        <w:r w:rsidR="000551C3">
          <w:fldChar w:fldCharType="begin"/>
        </w:r>
        <w:r w:rsidR="000551C3">
          <w:delInstrText>HYPERLINK \l "tbl-geomorphon" \h</w:delInstrText>
        </w:r>
        <w:r w:rsidR="000551C3">
          <w:fldChar w:fldCharType="separate"/>
        </w:r>
        <w:r w:rsidR="000551C3">
          <w:rPr>
            <w:rStyle w:val="Hyperlink"/>
          </w:rPr>
          <w:delText>Table 6</w:delText>
        </w:r>
        <w:r w:rsidR="000551C3">
          <w:fldChar w:fldCharType="end"/>
        </w:r>
        <w:r>
          <w:delText>.</w:delText>
        </w:r>
      </w:del>
    </w:p>
    <w:p w14:paraId="791B07F8" w14:textId="77777777" w:rsidR="000551C3" w:rsidRDefault="000551C3">
      <w:pPr>
        <w:pStyle w:val="BodyText"/>
        <w:rPr>
          <w:del w:id="206" w:author="Seamus Murphy" w:date="2026-09-23T07:08:00Z" w16du:dateUtc="2026-09-23T14:08:00Z"/>
        </w:rPr>
      </w:pPr>
      <w:del w:id="207" w:author="Seamus Murphy" w:date="2026-09-23T07:08:00Z" w16du:dateUtc="2026-09-23T14:08:00Z">
        <w:r>
          <w:fldChar w:fldCharType="begin"/>
        </w:r>
        <w:r>
          <w:delInstrText>HYPERLINK \l "tbl-geomorphon" \h</w:delInstrText>
        </w:r>
        <w:r>
          <w:fldChar w:fldCharType="separate"/>
        </w:r>
        <w:r>
          <w:rPr>
            <w:rStyle w:val="Hyperlink"/>
            <w:iCs/>
          </w:rPr>
          <w:delText>Table 6</w:delText>
        </w:r>
        <w:r>
          <w:fldChar w:fldCharType="end"/>
        </w:r>
        <w:r w:rsidR="0019230A">
          <w:rPr>
            <w:i/>
            <w:iCs/>
          </w:rPr>
          <w:delText xml:space="preserve"> near here</w:delText>
        </w:r>
      </w:del>
    </w:p>
    <w:p w14:paraId="1D0DB96B" w14:textId="77777777" w:rsidR="000551C3" w:rsidRDefault="0019230A">
      <w:pPr>
        <w:pStyle w:val="BodyText"/>
      </w:pPr>
      <w:r>
        <w:t>The third question was tested by fitting the full model twice. Without flight-window radiation, stand density interacted with terrain shelter at +0.055, which on its own would read as plume disruption acting through terrain. With radiation in the model, that interaction shrank to +0.023 and was no longer distinguishable from zero (</w:t>
      </w:r>
      <w:ins w:id="208" w:author="Seamus Murphy" w:date="2026-09-23T07:08:00Z" w16du:dateUtc="2026-09-23T14:08:00Z">
        <w:r>
          <w:t>p</w:t>
        </w:r>
      </w:ins>
      <w:del w:id="209" w:author="Seamus Murphy" w:date="2026-09-23T07:08:00Z" w16du:dateUtc="2026-09-23T14:08:00Z">
        <w:r>
          <w:delText>P</w:delText>
        </w:r>
      </w:del>
      <w:r>
        <w:t xml:space="preserve"> = 0.371), while density interacted with radiation at +0.073. On a range whose prevailing bearing was 258 degrees the windward slopes faced west, and those were also the slopes that took the afternoon sun, so 59 per cent of the apparent shelter interaction was radiation and the remainder was too small to support a claim. The shelter coefficient itself did not move between the two fits. Shelter therefore acted alone, as deposition predicts, and not through stand density, as plume disruption would require.</w:t>
      </w:r>
    </w:p>
    <w:p w14:paraId="328F0F2B" w14:textId="77777777" w:rsidR="000551C3" w:rsidRDefault="0019230A">
      <w:pPr>
        <w:pStyle w:val="Heading1"/>
      </w:pPr>
      <w:bookmarkStart w:id="210" w:name="discussion"/>
      <w:bookmarkEnd w:id="184"/>
      <w:bookmarkEnd w:id="197"/>
      <w:r>
        <w:t>4. Discussion</w:t>
      </w:r>
    </w:p>
    <w:p w14:paraId="3545C188" w14:textId="77777777" w:rsidR="000551C3" w:rsidRDefault="0019230A">
      <w:pPr>
        <w:pStyle w:val="Heading2"/>
      </w:pPr>
      <w:bookmarkStart w:id="211" w:name="two-scales"/>
      <w:r>
        <w:t xml:space="preserve">4.1 </w:t>
      </w:r>
      <w:ins w:id="212" w:author="Seamus Murphy" w:date="2026-09-23T07:08:00Z" w16du:dateUtc="2026-09-23T14:08:00Z">
        <w:r>
          <w:t>Wind and density</w:t>
        </w:r>
      </w:ins>
      <w:del w:id="213" w:author="Seamus Murphy" w:date="2026-09-23T07:08:00Z" w16du:dateUtc="2026-09-23T14:08:00Z">
        <w:r>
          <w:delText>Two scales</w:delText>
        </w:r>
      </w:del>
    </w:p>
    <w:p w14:paraId="14048B6F" w14:textId="77777777" w:rsidR="007563CE" w:rsidRDefault="0019230A">
      <w:pPr>
        <w:pStyle w:val="FirstParagraph"/>
        <w:rPr>
          <w:ins w:id="214" w:author="Seamus Murphy" w:date="2026-09-23T07:08:00Z" w16du:dateUtc="2026-09-23T14:08:00Z"/>
        </w:rPr>
      </w:pPr>
      <w:ins w:id="215" w:author="Seamus Murphy" w:date="2026-09-23T07:08:00Z" w16du:dateUtc="2026-09-23T14:08:00Z">
        <w:r>
          <w:t xml:space="preserve">The density by wind interaction took the form the thinning literature predicted and was small. Attack fell where a thin stand and strong flight-period wind coincided, at -0.049 log-odds per standard deviation for stem density, roughly a tenth of the stand basal area main effect, and it held after within-season spread entered. That was the pattern Bartos &amp; Amman (1989) </w:t>
        </w:r>
        <w:r>
          <w:t xml:space="preserve">measured at the stand scale, where thinning raised wind, light and temperature and lowered the pheromone trap catch to 5 per cent of the unthinned stand’s before any gain in vigour. It is also the pattern the tracer plumes of Thistle et al. (2004) imply, which diluted fastest in the most open canopy. Two results pointed the other way. Preisler &amp; Mitchell (1993) </w:t>
        </w:r>
        <w:r>
          <w:t xml:space="preserve">found that wide spacing did not stop attacks switching between neighbouring trees once a thinned plot was entered. Wind alone gave no protection here, its main effect being +0.022, so wind acted only through the canopy that kept the plume together and only in the weeks when it was strong. The size of the effect was closer to the field record than to the strength of the claim in the refugia literature. Thinning reduced mortality from about half of the pines to almost none in the ponderosa pine trial of </w:t>
        </w:r>
        <w:r>
          <w:t>Hood et al. (2016) and from 16 to 2 per cent in lodgepole pine (Bartos &amp; Amman, 1989)</w:t>
        </w:r>
        <w:r>
          <w:t xml:space="preserve">. Those were contrasts of managed against unmanaged stands, whereas here the density range was the one an unmanaged landscape offered and the wind was terrain-modified station data rather than measurement on the ridge. What was established was that the modelled wind field behaved as the mechanism required, not that the air itself did. For management the result gave an upper limit. Thinning to the basal area the susceptibility rating targets (Fettig et al., 2007; Shore et al., 2000) </w:t>
        </w:r>
        <w:r>
          <w:t>could be expected to lower attack on windward ground during windy flight periods and to do little on sheltered lee slopes, which is where the terrain result placed the beetles.</w:t>
        </w:r>
      </w:ins>
    </w:p>
    <w:p w14:paraId="0D65CBD0" w14:textId="77777777" w:rsidR="007563CE" w:rsidRDefault="0019230A">
      <w:pPr>
        <w:pStyle w:val="Heading2"/>
        <w:rPr>
          <w:ins w:id="216" w:author="Seamus Murphy" w:date="2026-09-23T07:08:00Z" w16du:dateUtc="2026-09-23T14:08:00Z"/>
        </w:rPr>
      </w:pPr>
      <w:ins w:id="217" w:author="Seamus Murphy" w:date="2026-09-23T07:08:00Z" w16du:dateUtc="2026-09-23T14:08:00Z">
        <w:r>
          <w:t>4.2 Terrain and landing</w:t>
        </w:r>
      </w:ins>
    </w:p>
    <w:p w14:paraId="501E613C" w14:textId="77777777" w:rsidR="000551C3" w:rsidRDefault="0019230A">
      <w:pPr>
        <w:pStyle w:val="FirstParagraph"/>
        <w:rPr>
          <w:del w:id="218" w:author="Seamus Murphy" w:date="2026-09-23T07:08:00Z" w16du:dateUtc="2026-09-23T14:08:00Z"/>
        </w:rPr>
      </w:pPr>
      <w:ins w:id="219" w:author="Seamus Murphy" w:date="2026-09-23T07:08:00Z" w16du:dateUtc="2026-09-23T14:08:00Z">
        <w:r>
          <w:t>Terrain acted on attack as a main effect of shelter and openness that did not depend on stand density. Leeward ground had more attack, -0.267 on an index that rose windward, and open gently sloping ground more still, sky view +0.285, while the shelter by density interaction fell by 59 per cent when flight-window radiation entered and could not then be told from zero. Read with the dispersal record, that was</w:t>
        </w:r>
      </w:ins>
      <w:del w:id="220" w:author="Seamus Murphy" w:date="2026-09-23T07:08:00Z" w16du:dateUtc="2026-09-23T14:08:00Z">
        <w:r>
          <w:delText xml:space="preserve">The three questions resolved into one pattern. Terrain acted on attack as a main effect of shelter and openness that did not depend on stand density, while wind acted on attack as an interaction with stand density that appeared only where wind varied in time. Deposition predicted the first and plume disruption the second, and neither mechanism produced the other’s signature. The one place the two could have been confused, the density by shelter interaction, fell by 59 per cent </w:delText>
        </w:r>
        <w:r>
          <w:delText>when flight-window radiation entered and could not then be distinguished from zero, while the shelter main effect did not move. A terrain index alone would therefore have supported the plume mechanism on evidence that was partly sunlight.</w:delText>
        </w:r>
      </w:del>
    </w:p>
    <w:p w14:paraId="38852B0A" w14:textId="77777777" w:rsidR="000551C3" w:rsidRDefault="0019230A">
      <w:pPr>
        <w:pStyle w:val="BodyText"/>
        <w:rPr>
          <w:del w:id="221" w:author="Seamus Murphy" w:date="2026-09-23T07:08:00Z" w16du:dateUtc="2026-09-23T14:08:00Z"/>
        </w:rPr>
      </w:pPr>
      <w:del w:id="222" w:author="Seamus Murphy" w:date="2026-09-23T07:08:00Z" w16du:dateUtc="2026-09-23T14:08:00Z">
        <w:r>
          <w:delText>The wind half of that pattern remained after the previous epoch of the same season was entered, so it was not the outbreak’s own spread appearing as a wind coefficient. Two limits remained attached to it. The interaction was small, roughly a tenth of the stand basal area main effect, and the wind field was terrain-modified station data rather than measurement on the ridge, so what was established was that the modelled wind field behaved as the mechanism required, not that the air itself did.</w:delText>
        </w:r>
      </w:del>
    </w:p>
    <w:p w14:paraId="67D0FC37" w14:textId="77777777" w:rsidR="000551C3" w:rsidRDefault="0019230A">
      <w:pPr>
        <w:pStyle w:val="Heading2"/>
        <w:rPr>
          <w:del w:id="223" w:author="Seamus Murphy" w:date="2026-09-23T07:08:00Z" w16du:dateUtc="2026-09-23T14:08:00Z"/>
        </w:rPr>
      </w:pPr>
      <w:bookmarkStart w:id="224" w:name="what-was-supported"/>
      <w:bookmarkEnd w:id="211"/>
      <w:del w:id="225" w:author="Seamus Murphy" w:date="2026-09-23T07:08:00Z" w16du:dateUtc="2026-09-23T14:08:00Z">
        <w:r>
          <w:delText>4.2 What was supported</w:delText>
        </w:r>
      </w:del>
    </w:p>
    <w:p w14:paraId="5768C529" w14:textId="4219C2E6" w:rsidR="000551C3" w:rsidRDefault="0019230A">
      <w:pPr>
        <w:pStyle w:val="FirstParagraph"/>
        <w:rPr>
          <w:del w:id="226" w:author="Seamus Murphy" w:date="2026-09-23T07:08:00Z" w16du:dateUtc="2026-09-23T14:08:00Z"/>
        </w:rPr>
      </w:pPr>
      <w:del w:id="227" w:author="Seamus Murphy" w:date="2026-09-23T07:08:00Z" w16du:dateUtc="2026-09-23T14:08:00Z">
        <w:r>
          <w:delText>Of the three mechanisms Krawchuk et al. (2020) proposed, two were supported and one failed. Low host density admitting the wind that disperses the aggregation pheromone was supported in the conditional form the mechanism specified rather than as a main effect. The claim was never that dense stands were attacked more, but that a dense canopy kept a plume together and that the advantage this conferred on the beetle should diminish as wind speed rose, and both halves of that prediction were present. A scarcity</w:delText>
        </w:r>
        <w:r>
          <w:delText xml:space="preserve"> of large-diameter hosts was supported as a threshold rather than as a gradient, attack peaking at 31.5 per cent in the 25 to 30 cm class, at the source-sink boundary of Carroll &amp; Safranyik (2004</w:delText>
        </w:r>
        <w:r w:rsidR="00600655">
          <w:delText>) and</w:delText>
        </w:r>
        <w:r>
          <w:delText xml:space="preserve"> falling away on both sides.</w:delText>
        </w:r>
      </w:del>
    </w:p>
    <w:p w14:paraId="6960A769" w14:textId="77777777" w:rsidR="000551C3" w:rsidRDefault="0019230A">
      <w:pPr>
        <w:pStyle w:val="BodyText"/>
        <w:rPr>
          <w:del w:id="228" w:author="Seamus Murphy" w:date="2026-09-23T07:08:00Z" w16du:dateUtc="2026-09-23T14:08:00Z"/>
        </w:rPr>
      </w:pPr>
      <w:del w:id="229" w:author="Seamus Murphy" w:date="2026-09-23T07:08:00Z" w16du:dateUtc="2026-09-23T14:08:00Z">
        <w:r>
          <w:delText>Topographic shading was not supported, and it failed on a surrogate rather than on the quantity the mechanism named. Growing-season radiation did not survive variable selection, so northness stood in for the pathway, the two correlating -0.824. Northness was +0.384, so shaded ground had more attack where the mechanism required less. Northness tested aspect, and aspect measured more than shade, which made this the least secure of the three verdicts, while the water-stress pathway Krawchuk et al. (2020) descr</w:delText>
        </w:r>
        <w:r>
          <w:delText>ibed was not measured here at all.</w:delText>
        </w:r>
      </w:del>
    </w:p>
    <w:p w14:paraId="3C03481A" w14:textId="77777777" w:rsidR="000551C3" w:rsidRDefault="0019230A">
      <w:pPr>
        <w:pStyle w:val="Heading2"/>
        <w:rPr>
          <w:del w:id="230" w:author="Seamus Murphy" w:date="2026-09-23T07:08:00Z" w16du:dateUtc="2026-09-23T14:08:00Z"/>
        </w:rPr>
      </w:pPr>
      <w:bookmarkStart w:id="231" w:name="landing-zones"/>
      <w:bookmarkEnd w:id="224"/>
      <w:del w:id="232" w:author="Seamus Murphy" w:date="2026-09-23T07:08:00Z" w16du:dateUtc="2026-09-23T14:08:00Z">
        <w:r>
          <w:delText>4.3 Landing zones</w:delText>
        </w:r>
      </w:del>
    </w:p>
    <w:p w14:paraId="64F1E8EE" w14:textId="77777777" w:rsidR="000551C3" w:rsidRDefault="0019230A">
      <w:pPr>
        <w:pStyle w:val="FirstParagraph"/>
        <w:rPr>
          <w:del w:id="233" w:author="Seamus Murphy" w:date="2026-09-23T07:08:00Z" w16du:dateUtc="2026-09-23T14:08:00Z"/>
        </w:rPr>
      </w:pPr>
      <w:del w:id="234" w:author="Seamus Murphy" w:date="2026-09-23T07:08:00Z" w16du:dateUtc="2026-09-23T14:08:00Z">
        <w:r>
          <w:delText>Read with the dispersal literature, the terrain results described</w:delText>
        </w:r>
      </w:del>
      <w:r>
        <w:t xml:space="preserve"> where beetles came down rather than where they chose to attack. A beetle descending through slowing air </w:t>
      </w:r>
      <w:del w:id="235" w:author="Seamus Murphy" w:date="2026-09-23T07:08:00Z" w16du:dateUtc="2026-09-23T14:08:00Z">
        <w:r>
          <w:delText xml:space="preserve">behaved as any wind-borne particle did and </w:delText>
        </w:r>
      </w:del>
      <w:r>
        <w:t xml:space="preserve">settled where the flow decelerated, </w:t>
      </w:r>
      <w:ins w:id="236" w:author="Seamus Murphy" w:date="2026-09-23T07:08:00Z" w16du:dateUtc="2026-09-23T14:08:00Z">
        <w:r>
          <w:t>as</w:t>
        </w:r>
        <w:r>
          <w:t xml:space="preserve"> Byers (2000) simulated and as </w:t>
        </w:r>
      </w:ins>
      <w:del w:id="237" w:author="Seamus Murphy" w:date="2026-09-23T07:08:00Z" w16du:dateUtc="2026-09-23T14:08:00Z">
        <w:r>
          <w:delText xml:space="preserve">in the lee of ridges and on sheltered slopes, which was what </w:delText>
        </w:r>
      </w:del>
      <w:r>
        <w:t xml:space="preserve">the shelter index </w:t>
      </w:r>
      <w:ins w:id="238" w:author="Seamus Murphy" w:date="2026-09-23T07:08:00Z" w16du:dateUtc="2026-09-23T14:08:00Z">
        <w:r>
          <w:t xml:space="preserve">of </w:t>
        </w:r>
      </w:ins>
      <w:del w:id="239" w:author="Seamus Murphy" w:date="2026-09-23T07:08:00Z" w16du:dateUtc="2026-09-23T14:08:00Z">
        <w:r>
          <w:delText>measured and why the same index predicted where snow accumulated (</w:delText>
        </w:r>
      </w:del>
      <w:r>
        <w:t>Plattner et al</w:t>
      </w:r>
      <w:ins w:id="240" w:author="Seamus Murphy" w:date="2026-09-23T07:08:00Z" w16du:dateUtc="2026-09-23T14:08:00Z">
        <w:r>
          <w:t>. (</w:t>
        </w:r>
      </w:ins>
      <w:del w:id="241" w:author="Seamus Murphy" w:date="2026-09-23T07:08:00Z" w16du:dateUtc="2026-09-23T14:08:00Z">
        <w:r>
          <w:delText xml:space="preserve">., </w:delText>
        </w:r>
      </w:del>
      <w:r>
        <w:t>2004</w:t>
      </w:r>
      <w:ins w:id="242" w:author="Seamus Murphy" w:date="2026-09-23T07:08:00Z" w16du:dateUtc="2026-09-23T14:08:00Z">
        <w:r>
          <w:t>) predicted for snow.</w:t>
        </w:r>
      </w:ins>
      <w:del w:id="243" w:author="Seamus Murphy" w:date="2026-09-23T07:08:00Z" w16du:dateUtc="2026-09-23T14:08:00Z">
        <w:r>
          <w:delText>). Three results fitted that reading and none contradicted it. Leeward ground had more attack as a main effect, -0.267, and the effect did not detectably depend on stand density. Open, gently sloping ground had more attack, sky view +0.285, and the valley terms did not survive the penalty beside it. The density by wind interaction that plume disruption predicted appeared only in the sixteen-day models, where wind varied in time, and not through terrain, where it varied in space. Terrain shelter therefore re</w:delText>
        </w:r>
        <w:r>
          <w:delText>ad as a landing zone and the sixteen-day wind as plume disruption, two mechanisms at two scales rather than one.</w:delText>
        </w:r>
      </w:del>
    </w:p>
    <w:p w14:paraId="2F81EA59" w14:textId="77777777" w:rsidR="000551C3" w:rsidRDefault="0019230A">
      <w:pPr>
        <w:pStyle w:val="BodyText"/>
        <w:rPr>
          <w:del w:id="244" w:author="Seamus Murphy" w:date="2026-09-23T07:08:00Z" w16du:dateUtc="2026-09-23T14:08:00Z"/>
        </w:rPr>
      </w:pPr>
      <w:del w:id="245" w:author="Seamus Murphy" w:date="2026-09-23T07:08:00Z" w16du:dateUtc="2026-09-23T14:08:00Z">
        <w:r>
          <w:delText>A prior study that read terrain this way found the opposite association.</w:delText>
        </w:r>
      </w:del>
      <w:r>
        <w:t xml:space="preserve"> de la Giroday et al. (2011) </w:t>
      </w:r>
      <w:ins w:id="246" w:author="Seamus Murphy" w:date="2026-09-23T07:08:00Z" w16du:dateUtc="2026-09-23T14:08:00Z">
        <w:r>
          <w:t>found the same for landscape features that intercept a plume of insects, though</w:t>
        </w:r>
      </w:ins>
      <w:del w:id="247" w:author="Seamus Murphy" w:date="2026-09-23T07:08:00Z" w16du:dateUtc="2026-09-23T14:08:00Z">
        <w:r>
          <w:delText>associated the highest infestation intensities</w:delText>
        </w:r>
      </w:del>
      <w:r>
        <w:t xml:space="preserve"> in the Peace River region </w:t>
      </w:r>
      <w:ins w:id="248" w:author="Seamus Murphy" w:date="2026-09-23T07:08:00Z" w16du:dateUtc="2026-09-23T14:08:00Z">
        <w:r>
          <w:t xml:space="preserve">those surfaces were the </w:t>
        </w:r>
      </w:ins>
      <w:del w:id="249" w:author="Seamus Murphy" w:date="2026-09-23T07:08:00Z" w16du:dateUtc="2026-09-23T14:08:00Z">
        <w:r>
          <w:delText xml:space="preserve">with </w:delText>
        </w:r>
      </w:del>
      <w:r>
        <w:t xml:space="preserve">southwest-facing open slopes </w:t>
      </w:r>
      <w:del w:id="250" w:author="Seamus Murphy" w:date="2026-09-23T07:08:00Z" w16du:dateUtc="2026-09-23T14:08:00Z">
        <w:r>
          <w:delText xml:space="preserve">and mid-slope ridges, the surfaces </w:delText>
        </w:r>
      </w:del>
      <w:r>
        <w:t>that met a westerly wind</w:t>
      </w:r>
      <w:ins w:id="251" w:author="Seamus Murphy" w:date="2026-09-23T07:08:00Z" w16du:dateUtc="2026-09-23T14:08:00Z">
        <w:r>
          <w:t xml:space="preserve"> rather than the lee</w:t>
        </w:r>
      </w:ins>
      <w:del w:id="252" w:author="Seamus Murphy" w:date="2026-09-23T07:08:00Z" w16du:dateUtc="2026-09-23T14:08:00Z">
        <w:r>
          <w:delText>, after first establishment in canyons and valleys, whereas here the association was leeward and with open ground</w:delText>
        </w:r>
      </w:del>
      <w:r>
        <w:t>. Impaction on faces that met the wind and settlement where it slowed were both deposition, and which one a landscape showed may have depended on how much of its relief a descending beetle cleared.</w:t>
      </w:r>
      <w:ins w:id="253" w:author="Seamus Murphy" w:date="2026-09-23T07:08:00Z" w16du:dateUtc="2026-09-23T14:08:00Z">
        <w:r>
          <w:t xml:space="preserve"> </w:t>
        </w:r>
      </w:ins>
    </w:p>
    <w:p w14:paraId="260823C9" w14:textId="77777777" w:rsidR="000551C3" w:rsidRDefault="0019230A">
      <w:pPr>
        <w:pStyle w:val="FirstParagraph"/>
        <w:pPrChange w:id="254" w:author="Seamus Murphy" w:date="2026-09-23T07:08:00Z" w16du:dateUtc="2026-09-23T14:08:00Z">
          <w:pPr>
            <w:pStyle w:val="BodyText"/>
          </w:pPr>
        </w:pPrChange>
      </w:pPr>
      <w:r>
        <w:t xml:space="preserve">The reading was an interpretation rather than an observation. No beetle was tracked to the ground here, sky view factor also set diffuse radiation, </w:t>
      </w:r>
      <w:del w:id="255" w:author="Seamus Murphy" w:date="2026-09-23T07:08:00Z" w16du:dateUtc="2026-09-23T14:08:00Z">
        <w:r>
          <w:delText xml:space="preserve">so part of its coefficient may have been sunlight, </w:delText>
        </w:r>
      </w:del>
      <w:r>
        <w:t xml:space="preserve">and open upper ground warmed first, so the same pattern would have followed from faster development as readily as from deposition (Sambaraju &amp; Goodsman, 2021). </w:t>
      </w:r>
      <w:ins w:id="256" w:author="Seamus Murphy" w:date="2026-09-23T07:08:00Z" w16du:dateUtc="2026-09-23T14:08:00Z">
        <w:r>
          <w:t>The aspect result told the same story from the other side. North-facing ground had more attack, +0.384, where the shading mechanism required less. That agreed with the watershed record of Kaiser et al. (2012), in which the beetle reached south-facing and drier positions first, and with the hot spots of Nelson et al. (2007)</w:t>
        </w:r>
        <w:r>
          <w:t>, which lay on warm south and west aspects in the early years of this province’s outbreak, so shaded ground here was not the refugium the hypothesis named but the ground the outbreak reached last. Northness tested aspect, and aspect measured more than shade, so this was the least secure of the three verdicts, and the water-stress pathway Krawchuk et al. (2020) described was not measured</w:t>
        </w:r>
      </w:ins>
      <w:del w:id="257" w:author="Seamus Murphy" w:date="2026-09-23T07:08:00Z" w16du:dateUtc="2026-09-23T14:08:00Z">
        <w:r>
          <w:delText>The component reading was nonetheless more than a ruggedness index could give, since that index recorded that relief mattered without saying how</w:delText>
        </w:r>
      </w:del>
      <w:r>
        <w:t>.</w:t>
      </w:r>
    </w:p>
    <w:p w14:paraId="1DD557F4" w14:textId="77777777" w:rsidR="007563CE" w:rsidRDefault="0019230A">
      <w:pPr>
        <w:pStyle w:val="Heading2"/>
        <w:rPr>
          <w:ins w:id="258" w:author="Seamus Murphy" w:date="2026-09-23T07:08:00Z" w16du:dateUtc="2026-09-23T14:08:00Z"/>
        </w:rPr>
      </w:pPr>
      <w:bookmarkStart w:id="259" w:name="two-measurement-lessons"/>
      <w:bookmarkEnd w:id="231"/>
      <w:r>
        <w:t>4.</w:t>
      </w:r>
      <w:ins w:id="260" w:author="Seamus Murphy" w:date="2026-09-23T07:08:00Z" w16du:dateUtc="2026-09-23T14:08:00Z">
        <w:r>
          <w:t>3 Host size</w:t>
        </w:r>
      </w:ins>
    </w:p>
    <w:p w14:paraId="1C9BF346" w14:textId="77777777" w:rsidR="007563CE" w:rsidRDefault="0019230A">
      <w:pPr>
        <w:pStyle w:val="FirstParagraph"/>
        <w:rPr>
          <w:ins w:id="261" w:author="Seamus Murphy" w:date="2026-09-23T07:08:00Z" w16du:dateUtc="2026-09-23T14:08:00Z"/>
        </w:rPr>
      </w:pPr>
      <w:ins w:id="262" w:author="Seamus Murphy" w:date="2026-09-23T07:08:00Z" w16du:dateUtc="2026-09-23T14:08:00Z">
        <w:r>
          <w:t>Attack peaked at 31.5 per cent in the 25 to 30 cm class and fell on both sides, which is the source and sink boundary of Carroll &amp; Safranyik (2004) read as a landscape pattern. Larger stems were the preferred and the better-defended hosts while populations were low, and those defences stopped mattering once stand densities crossed the eruptive threshold (Boone et al., 2011)</w:t>
        </w:r>
        <w:r>
          <w:t>, which is consistent with the class above 40 cm, the oldest and sparsest stands here, taking less attack than the class at the threshold. The susceptibility rating of Shore et al. (2000), which weights age, density and pine basal area, predicted basal area killed as a straight line, and the mapping of Hicke &amp; Jenkins (2008) applied the same structure across the western United States. The present result added that the diameter term was a step rather than a slope.</w:t>
        </w:r>
      </w:ins>
    </w:p>
    <w:p w14:paraId="2151AC7D" w14:textId="77777777" w:rsidR="000551C3" w:rsidRDefault="0019230A">
      <w:pPr>
        <w:pStyle w:val="Heading2"/>
      </w:pPr>
      <w:r>
        <w:t>4</w:t>
      </w:r>
      <w:ins w:id="263" w:author="Seamus Murphy" w:date="2026-09-23T07:08:00Z" w16du:dateUtc="2026-09-23T14:08:00Z">
        <w:r>
          <w:t>.4 Measurement</w:t>
        </w:r>
      </w:ins>
      <w:del w:id="264" w:author="Seamus Murphy" w:date="2026-09-23T07:08:00Z" w16du:dateUtc="2026-09-23T14:08:00Z">
        <w:r>
          <w:delText xml:space="preserve"> Two measurement</w:delText>
        </w:r>
      </w:del>
      <w:r>
        <w:t xml:space="preserve"> lessons</w:t>
      </w:r>
    </w:p>
    <w:p w14:paraId="5553026A" w14:textId="77777777" w:rsidR="000551C3" w:rsidRDefault="0019230A">
      <w:pPr>
        <w:pStyle w:val="FirstParagraph"/>
        <w:rPr>
          <w:del w:id="265" w:author="Seamus Murphy" w:date="2026-09-23T07:08:00Z" w16du:dateUtc="2026-09-23T14:08:00Z"/>
        </w:rPr>
      </w:pPr>
      <w:r>
        <w:t xml:space="preserve">Two measurement results extended beyond this landscape. The first was that a terrain wind index was in part a measurement of incident radiation, flight-window radiation having moved the density by shelter interaction from +0.055 to +0.023. </w:t>
      </w:r>
      <w:del w:id="266" w:author="Seamus Murphy" w:date="2026-09-23T07:08:00Z" w16du:dateUtc="2026-09-23T14:08:00Z">
        <w:r>
          <w:delText xml:space="preserve">That confusion was unlikely to be peculiar to the present dataset. </w:delText>
        </w:r>
      </w:del>
      <w:r>
        <w:t xml:space="preserve">A shelter index and an afternoon radiation surface were both functions of slope and aspect, and on a range whose prevailing flight-window bearing was 258 degrees the slopes that met the wind were the west-facing ones, which </w:t>
      </w:r>
      <w:del w:id="267" w:author="Seamus Murphy" w:date="2026-09-23T07:08:00Z" w16du:dateUtc="2026-09-23T14:08:00Z">
        <w:r>
          <w:delText xml:space="preserve">were </w:delText>
        </w:r>
      </w:del>
      <w:r>
        <w:t xml:space="preserve">also </w:t>
      </w:r>
      <w:ins w:id="268" w:author="Seamus Murphy" w:date="2026-09-23T07:08:00Z" w16du:dateUtc="2026-09-23T14:08:00Z">
        <w:r>
          <w:t xml:space="preserve">took </w:t>
        </w:r>
      </w:ins>
      <w:r>
        <w:t>the</w:t>
      </w:r>
      <w:del w:id="269" w:author="Seamus Murphy" w:date="2026-09-23T07:08:00Z" w16du:dateUtc="2026-09-23T14:08:00Z">
        <w:r>
          <w:delText xml:space="preserve"> slopes taking</w:delText>
        </w:r>
      </w:del>
      <w:r>
        <w:t xml:space="preserve"> afternoon sun during the flight peak. Any study entering a terrain wind index without a radiation term </w:t>
      </w:r>
      <w:ins w:id="270" w:author="Seamus Murphy" w:date="2026-09-23T07:08:00Z" w16du:dateUtc="2026-09-23T14:08:00Z">
        <w:r>
          <w:t>over</w:t>
        </w:r>
      </w:ins>
      <w:del w:id="271" w:author="Seamus Murphy" w:date="2026-09-23T07:08:00Z" w16du:dateUtc="2026-09-23T14:08:00Z">
        <w:r>
          <w:delText>on</w:delText>
        </w:r>
      </w:del>
      <w:r>
        <w:t xml:space="preserve"> the same </w:t>
      </w:r>
      <w:ins w:id="272" w:author="Seamus Murphy" w:date="2026-09-23T07:08:00Z" w16du:dateUtc="2026-09-23T14:08:00Z">
        <w:r>
          <w:t>hours</w:t>
        </w:r>
      </w:ins>
      <w:del w:id="273" w:author="Seamus Murphy" w:date="2026-09-23T07:08:00Z" w16du:dateUtc="2026-09-23T14:08:00Z">
        <w:r>
          <w:delText>clock</w:delText>
        </w:r>
      </w:del>
      <w:r>
        <w:t xml:space="preserve"> would attribute radiation to wind</w:t>
      </w:r>
      <w:ins w:id="274" w:author="Seamus Murphy" w:date="2026-09-23T07:08:00Z" w16du:dateUtc="2026-09-23T14:08:00Z">
        <w:r>
          <w:t>, and the same confound is present in the temperature terms of the regional models</w:t>
        </w:r>
        <w:r>
          <w:t xml:space="preserve"> (Creeden et al., 2014; Preisler et al., 2012). </w:t>
        </w:r>
      </w:ins>
      <w:del w:id="275" w:author="Seamus Murphy" w:date="2026-09-23T07:08:00Z" w16du:dateUtc="2026-09-23T14:08:00Z">
        <w:r>
          <w:delText>.</w:delText>
        </w:r>
      </w:del>
    </w:p>
    <w:p w14:paraId="6C906F87" w14:textId="77777777" w:rsidR="000551C3" w:rsidRDefault="0019230A">
      <w:pPr>
        <w:pStyle w:val="FirstParagraph"/>
        <w:pPrChange w:id="276" w:author="Seamus Murphy" w:date="2026-09-23T07:08:00Z" w16du:dateUtc="2026-09-23T14:08:00Z">
          <w:pPr>
            <w:pStyle w:val="BodyText"/>
          </w:pPr>
        </w:pPrChange>
      </w:pPr>
      <w:r>
        <w:t xml:space="preserve">The second was that a landform variable in a spreading outbreak recorded in part where the outbreak had already been, previous-year attack having moved convergence from -0.081 to -0.045 while sky view moved only from +0.317 to +0.225. </w:t>
      </w:r>
      <w:ins w:id="277" w:author="Seamus Murphy" w:date="2026-09-23T07:08:00Z" w16du:dateUtc="2026-09-23T14:08:00Z">
        <w:r>
          <w:t xml:space="preserve">That was the cell-scale form of the dependence Aukema et al. (2008) found on attack within 18 km in the same year and within 6 km in the two years before, and of the finding of Walter &amp; Platt (2013) </w:t>
        </w:r>
        <w:r>
          <w:t xml:space="preserve">that the predictors of infestation changed through an outbreak. </w:t>
        </w:r>
      </w:ins>
      <w:r>
        <w:t>The terms that remained described conditions a cell had whether or not the beetle was ever present, and the terms that moved described its shape</w:t>
      </w:r>
      <w:del w:id="278" w:author="Seamus Murphy" w:date="2026-09-23T07:08:00Z" w16du:dateUtc="2026-09-23T14:08:00Z">
        <w:r>
          <w:delText>, so part of what a landform coefficient measured in this outbreak was the outbreak’s own history</w:delText>
        </w:r>
      </w:del>
      <w:r>
        <w:t>.</w:t>
      </w:r>
    </w:p>
    <w:p w14:paraId="7C1371C5" w14:textId="77777777" w:rsidR="000551C3" w:rsidRDefault="0019230A">
      <w:pPr>
        <w:pStyle w:val="Heading2"/>
      </w:pPr>
      <w:bookmarkStart w:id="279" w:name="limits-and-management"/>
      <w:bookmarkEnd w:id="259"/>
      <w:r>
        <w:t>4.5 Limits and management</w:t>
      </w:r>
    </w:p>
    <w:p w14:paraId="110089C8" w14:textId="77777777" w:rsidR="000551C3" w:rsidRDefault="0019230A">
      <w:pPr>
        <w:pStyle w:val="FirstParagraph"/>
        <w:rPr>
          <w:del w:id="280" w:author="Seamus Murphy" w:date="2026-09-23T07:08:00Z" w16du:dateUtc="2026-09-23T14:08:00Z"/>
        </w:rPr>
      </w:pPr>
      <w:r>
        <w:t>Elevation was among the largest terms in the model at +0.381</w:t>
      </w:r>
      <w:ins w:id="281" w:author="Seamus Murphy" w:date="2026-09-23T07:08:00Z" w16du:dateUtc="2026-09-23T14:08:00Z">
        <w:r>
          <w:t xml:space="preserve"> and</w:t>
        </w:r>
      </w:ins>
      <w:del w:id="282" w:author="Seamus Murphy" w:date="2026-09-23T07:08:00Z" w16du:dateUtc="2026-09-23T14:08:00Z">
        <w:r>
          <w:delText>, but it</w:delText>
        </w:r>
      </w:del>
      <w:r>
        <w:t xml:space="preserve"> was not a single quantity</w:t>
      </w:r>
      <w:ins w:id="283" w:author="Seamus Murphy" w:date="2026-09-23T07:08:00Z" w16du:dateUtc="2026-09-23T14:08:00Z">
        <w:r>
          <w:t>, since it</w:t>
        </w:r>
      </w:ins>
      <w:del w:id="284" w:author="Seamus Murphy" w:date="2026-09-23T07:08:00Z" w16du:dateUtc="2026-09-23T14:08:00Z">
        <w:r>
          <w:delText>. It</w:delText>
        </w:r>
      </w:del>
      <w:r>
        <w:t xml:space="preserve"> combined temperature, snowpack, growing-season length and the distribution of lodgepole pine in a way this design could not separate</w:t>
      </w:r>
      <w:ins w:id="285" w:author="Seamus Murphy" w:date="2026-09-23T07:08:00Z" w16du:dateUtc="2026-09-23T14:08:00Z">
        <w:r>
          <w:t xml:space="preserve">. </w:t>
        </w:r>
      </w:ins>
      <w:del w:id="286" w:author="Seamus Murphy" w:date="2026-09-23T07:08:00Z" w16du:dateUtc="2026-09-23T14:08:00Z">
        <w:r>
          <w:delText>, so reporting the elevation coefficient as a result would have been reporting a composite.</w:delText>
        </w:r>
      </w:del>
    </w:p>
    <w:p w14:paraId="5CB270D5" w14:textId="77777777" w:rsidR="000551C3" w:rsidRDefault="0019230A">
      <w:pPr>
        <w:pStyle w:val="BodyText"/>
        <w:rPr>
          <w:del w:id="287" w:author="Seamus Murphy" w:date="2026-09-23T07:08:00Z" w16du:dateUtc="2026-09-23T14:08:00Z"/>
        </w:rPr>
      </w:pPr>
      <w:r>
        <w:t>Three limits lay outside the model</w:t>
      </w:r>
      <w:del w:id="288" w:author="Seamus Murphy" w:date="2026-09-23T07:08:00Z" w16du:dateUtc="2026-09-23T14:08:00Z">
        <w:r>
          <w:delText xml:space="preserve"> and bounded every result in it</w:delText>
        </w:r>
      </w:del>
      <w:r>
        <w:t xml:space="preserve">. The inventory postdated part of the outbreak, since polygons interpreted after the beetle passed described the stand it left, and total basal area discriminated only weakly on its own, a univariate AUC of 0.601. The response was classified rather than observed, from </w:t>
      </w:r>
      <w:ins w:id="289" w:author="Seamus Murphy" w:date="2026-09-23T07:08:00Z" w16du:dateUtc="2026-09-23T14:08:00Z">
        <w:r>
          <w:t>28</w:t>
        </w:r>
      </w:ins>
      <w:del w:id="290" w:author="Seamus Murphy" w:date="2026-09-23T07:08:00Z" w16du:dateUtc="2026-09-23T14:08:00Z">
        <w:r>
          <w:delText>38</w:delText>
        </w:r>
      </w:del>
      <w:r>
        <w:t xml:space="preserve"> plots inside one burn, so the reported accuracy </w:t>
      </w:r>
      <w:r>
        <w:t xml:space="preserve">measured how well the </w:t>
      </w:r>
      <w:ins w:id="291" w:author="Seamus Murphy" w:date="2026-09-23T07:08:00Z" w16du:dateUtc="2026-09-23T14:08:00Z">
        <w:r>
          <w:t>classification</w:t>
        </w:r>
      </w:ins>
      <w:del w:id="292" w:author="Seamus Murphy" w:date="2026-09-23T07:08:00Z" w16du:dateUtc="2026-09-23T14:08:00Z">
        <w:r>
          <w:delText>classifier</w:delText>
        </w:r>
      </w:del>
      <w:r>
        <w:t xml:space="preserve"> reproduced those plots and not agreement with ground mortality elsewhere. Every conclusion rested on one mountain range across eight years.</w:t>
      </w:r>
      <w:ins w:id="293" w:author="Seamus Murphy" w:date="2026-09-23T07:08:00Z" w16du:dateUtc="2026-09-23T14:08:00Z">
        <w:r>
          <w:t xml:space="preserve"> </w:t>
        </w:r>
      </w:ins>
    </w:p>
    <w:p w14:paraId="449F778A" w14:textId="77777777" w:rsidR="000551C3" w:rsidRDefault="0019230A">
      <w:pPr>
        <w:pStyle w:val="FirstParagraph"/>
        <w:pPrChange w:id="294" w:author="Seamus Murphy" w:date="2026-09-23T07:08:00Z" w16du:dateUtc="2026-09-23T14:08:00Z">
          <w:pPr>
            <w:pStyle w:val="BodyText"/>
          </w:pPr>
        </w:pPrChange>
      </w:pPr>
      <w:r>
        <w:t>For pest management the result meant that refugia could not be mapped from terrain alone, and that the map had two layers. A stand’s exposure to the prevailing wind set how many beetles arrived, and its density during the windy weeks of the flight period set how many of those succeeded</w:t>
      </w:r>
      <w:ins w:id="295" w:author="Seamus Murphy" w:date="2026-09-23T07:08:00Z" w16du:dateUtc="2026-09-23T14:08:00Z">
        <w:r>
          <w:t>,</w:t>
        </w:r>
      </w:ins>
      <w:del w:id="296" w:author="Seamus Murphy" w:date="2026-09-23T07:08:00Z" w16du:dateUtc="2026-09-23T14:08:00Z">
        <w:r>
          <w:delText>. Thinning could therefore be expected to lower attack on windward ground during windy flight periods and to do little on the sheltered lee slopes where beetles came down, and only</w:delText>
        </w:r>
      </w:del>
      <w:r>
        <w:t xml:space="preserve"> by the modest margin the interaction measured.</w:t>
      </w:r>
      <w:ins w:id="297" w:author="Seamus Murphy" w:date="2026-09-23T07:08:00Z" w16du:dateUtc="2026-09-23T14:08:00Z">
        <w:r>
          <w:t xml:space="preserve"> A review of harvesting for outbreak suppression found the field evidence for that effect weaker than policy assumed</w:t>
        </w:r>
        <w:r>
          <w:t xml:space="preserve"> (Six et al., 2014).</w:t>
        </w:r>
      </w:ins>
    </w:p>
    <w:p w14:paraId="76F119B0" w14:textId="77777777" w:rsidR="005C42F3" w:rsidRDefault="005C42F3">
      <w:pPr>
        <w:pStyle w:val="Heading1"/>
        <w:rPr>
          <w:del w:id="298" w:author="Seamus Murphy" w:date="2026-09-23T07:08:00Z" w16du:dateUtc="2026-09-23T14:08:00Z"/>
        </w:rPr>
        <w:sectPr w:rsidR="005C42F3" w:rsidSect="00B13028">
          <w:pgSz w:w="12240" w:h="15840"/>
          <w:pgMar w:top="1440" w:right="1440" w:bottom="1440" w:left="1440" w:header="720" w:footer="720" w:gutter="0"/>
          <w:lnNumType w:countBy="1" w:restart="continuous"/>
          <w:pgNumType w:start="1"/>
          <w:cols w:space="720"/>
          <w:titlePg/>
          <w:docGrid w:linePitch="299"/>
        </w:sectPr>
      </w:pPr>
      <w:bookmarkStart w:id="299" w:name="references"/>
      <w:bookmarkEnd w:id="210"/>
      <w:bookmarkEnd w:id="279"/>
    </w:p>
    <w:p w14:paraId="34B9D302" w14:textId="77777777" w:rsidR="000551C3" w:rsidRDefault="0019230A">
      <w:pPr>
        <w:pStyle w:val="Heading1"/>
      </w:pPr>
      <w:r>
        <w:t>References</w:t>
      </w:r>
    </w:p>
    <w:p w14:paraId="57E0C074" w14:textId="77777777" w:rsidR="000551C3" w:rsidRDefault="0019230A">
      <w:pPr>
        <w:pStyle w:val="Bibliography"/>
        <w:pPrChange w:id="300" w:author="Seamus Murphy" w:date="2026-09-23T07:08:00Z" w16du:dateUtc="2026-09-23T14:08:00Z">
          <w:pPr>
            <w:pStyle w:val="Bibliography"/>
            <w:spacing w:line="360" w:lineRule="auto"/>
          </w:pPr>
        </w:pPrChange>
      </w:pPr>
      <w:bookmarkStart w:id="301" w:name="ref-ainslie2010"/>
      <w:bookmarkStart w:id="302" w:name="refs"/>
      <w:r>
        <w:t xml:space="preserve">Ainslie, B., &amp; Jackson, P. L. (2010). Investigation into mountain pine beetle above-canopy dispersion using weather radar and an atmospheric dispersion model. </w:t>
      </w:r>
      <w:r>
        <w:rPr>
          <w:i/>
          <w:iCs/>
        </w:rPr>
        <w:t>Aerobiologia</w:t>
      </w:r>
      <w:r>
        <w:t xml:space="preserve">, </w:t>
      </w:r>
      <w:r>
        <w:rPr>
          <w:i/>
          <w:iCs/>
        </w:rPr>
        <w:t>27</w:t>
      </w:r>
      <w:r>
        <w:t xml:space="preserve">, 51–65. </w:t>
      </w:r>
      <w:r w:rsidR="000551C3">
        <w:fldChar w:fldCharType="begin"/>
      </w:r>
      <w:r w:rsidR="000551C3">
        <w:instrText>HYPERLINK "https://doi.org/10.1007/s10453-010-9176-9" \h</w:instrText>
      </w:r>
      <w:r w:rsidR="000551C3">
        <w:fldChar w:fldCharType="separate"/>
      </w:r>
      <w:r w:rsidR="000551C3">
        <w:rPr>
          <w:rStyle w:val="Hyperlink"/>
        </w:rPr>
        <w:t>https://doi.org/10.1007/s10453-010-9176-9</w:t>
      </w:r>
      <w:r w:rsidR="000551C3">
        <w:fldChar w:fldCharType="end"/>
      </w:r>
    </w:p>
    <w:p w14:paraId="090F510E" w14:textId="77777777" w:rsidR="007563CE" w:rsidRDefault="0019230A">
      <w:pPr>
        <w:pStyle w:val="Bibliography"/>
        <w:rPr>
          <w:ins w:id="303" w:author="Seamus Murphy" w:date="2026-09-23T07:08:00Z" w16du:dateUtc="2026-09-23T14:08:00Z"/>
        </w:rPr>
      </w:pPr>
      <w:bookmarkStart w:id="304" w:name="ref-amman1973population"/>
      <w:ins w:id="305" w:author="Seamus Murphy" w:date="2026-09-23T07:08:00Z" w16du:dateUtc="2026-09-23T14:08:00Z">
        <w:r>
          <w:t xml:space="preserve">Amman, G. D. (1973). Population changes of the mountain pine beetle in relation to elevation. </w:t>
        </w:r>
        <w:r>
          <w:rPr>
            <w:i/>
            <w:iCs/>
          </w:rPr>
          <w:t>Environmental Entomology</w:t>
        </w:r>
        <w:r>
          <w:t xml:space="preserve">, </w:t>
        </w:r>
        <w:r>
          <w:rPr>
            <w:i/>
            <w:iCs/>
          </w:rPr>
          <w:t>2</w:t>
        </w:r>
        <w:r>
          <w:t xml:space="preserve">(4), 541–548. </w:t>
        </w:r>
        <w:r>
          <w:fldChar w:fldCharType="begin"/>
        </w:r>
        <w:r>
          <w:instrText>HYPERLINK "https://doi.org/10.1093/ee/2.4.541" \h</w:instrText>
        </w:r>
        <w:r>
          <w:fldChar w:fldCharType="separate"/>
        </w:r>
        <w:r>
          <w:rPr>
            <w:rStyle w:val="Hyperlink"/>
          </w:rPr>
          <w:t>https://doi.org/10.1093/ee/2.4.541</w:t>
        </w:r>
        <w:r>
          <w:fldChar w:fldCharType="end"/>
        </w:r>
      </w:ins>
    </w:p>
    <w:p w14:paraId="2BA547CD" w14:textId="77777777" w:rsidR="007563CE" w:rsidRDefault="0019230A">
      <w:pPr>
        <w:pStyle w:val="Bibliography"/>
        <w:rPr>
          <w:ins w:id="306" w:author="Seamus Murphy" w:date="2026-09-23T07:08:00Z" w16du:dateUtc="2026-09-23T14:08:00Z"/>
        </w:rPr>
      </w:pPr>
      <w:bookmarkStart w:id="307" w:name="ref-amman1988susceptibility"/>
      <w:bookmarkEnd w:id="304"/>
      <w:ins w:id="308" w:author="Seamus Murphy" w:date="2026-09-23T07:08:00Z" w16du:dateUtc="2026-09-23T14:08:00Z">
        <w:r>
          <w:t xml:space="preserve">Amman, G. D., McGregor, M. D., Schmitz, R. F., &amp; Oakes, R. D. (1988). Susceptibility of lodgepole pine to infestation by mountain pine beetles following partial cutting of stands. </w:t>
        </w:r>
        <w:r>
          <w:rPr>
            <w:i/>
            <w:iCs/>
          </w:rPr>
          <w:t>Canadian Journal of Forest Research</w:t>
        </w:r>
        <w:r>
          <w:t xml:space="preserve">, </w:t>
        </w:r>
        <w:r>
          <w:rPr>
            <w:i/>
            <w:iCs/>
          </w:rPr>
          <w:t>18</w:t>
        </w:r>
        <w:r>
          <w:t xml:space="preserve">(6), 688–695. </w:t>
        </w:r>
        <w:r>
          <w:fldChar w:fldCharType="begin"/>
        </w:r>
        <w:r>
          <w:instrText>HYPERLINK "https://doi.org/10.1139/x88-105" \h</w:instrText>
        </w:r>
        <w:r>
          <w:fldChar w:fldCharType="separate"/>
        </w:r>
        <w:r>
          <w:rPr>
            <w:rStyle w:val="Hyperlink"/>
          </w:rPr>
          <w:t>https://doi.org/10.1139/x88-105</w:t>
        </w:r>
        <w:r>
          <w:fldChar w:fldCharType="end"/>
        </w:r>
      </w:ins>
    </w:p>
    <w:p w14:paraId="7EC04269" w14:textId="77777777" w:rsidR="007563CE" w:rsidRDefault="0019230A">
      <w:pPr>
        <w:pStyle w:val="Bibliography"/>
        <w:rPr>
          <w:ins w:id="309" w:author="Seamus Murphy" w:date="2026-09-23T07:08:00Z" w16du:dateUtc="2026-09-23T14:08:00Z"/>
        </w:rPr>
      </w:pPr>
      <w:bookmarkStart w:id="310" w:name="ref-anhold1987potential"/>
      <w:bookmarkEnd w:id="307"/>
      <w:ins w:id="311" w:author="Seamus Murphy" w:date="2026-09-23T07:08:00Z" w16du:dateUtc="2026-09-23T14:08:00Z">
        <w:r>
          <w:t xml:space="preserve">Anhold, J. A., &amp; Jenkins, M. J. (1987). Potential mountain pine beetle (coleoptera: Scolytidae) attack of lodgepole pine as described by stand density index. </w:t>
        </w:r>
        <w:r>
          <w:rPr>
            <w:i/>
            <w:iCs/>
          </w:rPr>
          <w:t>Environmental Entomology</w:t>
        </w:r>
        <w:r>
          <w:t xml:space="preserve">, </w:t>
        </w:r>
        <w:r>
          <w:rPr>
            <w:i/>
            <w:iCs/>
          </w:rPr>
          <w:t>16</w:t>
        </w:r>
        <w:r>
          <w:t xml:space="preserve">(3), 738–742. </w:t>
        </w:r>
        <w:r>
          <w:fldChar w:fldCharType="begin"/>
        </w:r>
        <w:r>
          <w:instrText>HYPERLINK "https://doi.org/10.1093/ee/16.3.738" \h</w:instrText>
        </w:r>
        <w:r>
          <w:fldChar w:fldCharType="separate"/>
        </w:r>
        <w:r>
          <w:rPr>
            <w:rStyle w:val="Hyperlink"/>
          </w:rPr>
          <w:t>https://doi.org/10.1093/ee/16.3.738</w:t>
        </w:r>
        <w:r>
          <w:fldChar w:fldCharType="end"/>
        </w:r>
      </w:ins>
    </w:p>
    <w:p w14:paraId="30C0A62A" w14:textId="77777777" w:rsidR="007563CE" w:rsidRDefault="0019230A">
      <w:pPr>
        <w:pStyle w:val="Bibliography"/>
        <w:rPr>
          <w:ins w:id="312" w:author="Seamus Murphy" w:date="2026-09-23T07:08:00Z" w16du:dateUtc="2026-09-23T14:08:00Z"/>
        </w:rPr>
      </w:pPr>
      <w:bookmarkStart w:id="313" w:name="ref-aukema2008"/>
      <w:bookmarkEnd w:id="310"/>
      <w:ins w:id="314" w:author="Seamus Murphy" w:date="2026-09-23T07:08:00Z" w16du:dateUtc="2026-09-23T14:08:00Z">
        <w:r>
          <w:t xml:space="preserve">Aukema, B. H., Carroll, A. L., Zheng, Y., Zhu, J., Raffa, K. F., Moore, R. D., Stahl, K., &amp; Taylor, S. W. (2008). Movement of outbreak populations of mountain pine beetle: Influences of spatiotemporal patterns and climate. </w:t>
        </w:r>
        <w:r>
          <w:rPr>
            <w:i/>
            <w:iCs/>
          </w:rPr>
          <w:t>Ecography</w:t>
        </w:r>
        <w:r>
          <w:t xml:space="preserve">, </w:t>
        </w:r>
        <w:r>
          <w:rPr>
            <w:i/>
            <w:iCs/>
          </w:rPr>
          <w:t>31</w:t>
        </w:r>
        <w:r>
          <w:t xml:space="preserve">(3), 348–358. </w:t>
        </w:r>
        <w:r>
          <w:fldChar w:fldCharType="begin"/>
        </w:r>
        <w:r>
          <w:instrText>HYPERLINK "https://doi.org/10.1111/j.0906-7590.2007.05453.x" \h</w:instrText>
        </w:r>
        <w:r>
          <w:fldChar w:fldCharType="separate"/>
        </w:r>
        <w:r>
          <w:rPr>
            <w:rStyle w:val="Hyperlink"/>
          </w:rPr>
          <w:t>https://doi.org/10.1111/j.0906-7590.2007.05453.x</w:t>
        </w:r>
        <w:r>
          <w:fldChar w:fldCharType="end"/>
        </w:r>
      </w:ins>
    </w:p>
    <w:bookmarkEnd w:id="313"/>
    <w:p w14:paraId="6443FBFA" w14:textId="77777777" w:rsidR="000551C3" w:rsidRDefault="0019230A" w:rsidP="005C42F3">
      <w:pPr>
        <w:pStyle w:val="Bibliography"/>
        <w:spacing w:line="360" w:lineRule="auto"/>
        <w:rPr>
          <w:del w:id="315" w:author="Seamus Murphy" w:date="2026-09-23T07:08:00Z" w16du:dateUtc="2026-09-23T14:08:00Z"/>
        </w:rPr>
      </w:pPr>
      <w:ins w:id="316" w:author="Seamus Murphy" w:date="2026-09-23T07:08:00Z" w16du:dateUtc="2026-09-23T14:08:00Z">
        <w:r>
          <w:t xml:space="preserve">Aukema, B. H., Carroll, A. L., Zhu, </w:t>
        </w:r>
      </w:ins>
      <w:bookmarkStart w:id="317" w:name="ref-carlson2017"/>
      <w:bookmarkEnd w:id="301"/>
      <w:del w:id="318" w:author="Seamus Murphy" w:date="2026-09-23T07:08:00Z" w16du:dateUtc="2026-09-23T14:08:00Z">
        <w:r>
          <w:delText xml:space="preserve">Carlson, A. R., Sibold, J. S., Assal, T. J., &amp; Negrón, J. F. (2017). Evidence of compounded disturbance effects on vegetation recovery following high-severity wildfire and spruce beetle outbreak. </w:delText>
        </w:r>
        <w:r>
          <w:rPr>
            <w:i/>
            <w:iCs/>
          </w:rPr>
          <w:delText>PLOS ONE</w:delText>
        </w:r>
        <w:r>
          <w:delText xml:space="preserve">, </w:delText>
        </w:r>
        <w:r>
          <w:rPr>
            <w:i/>
            <w:iCs/>
          </w:rPr>
          <w:delText>12</w:delText>
        </w:r>
        <w:r>
          <w:delText xml:space="preserve">(8), e0181778. </w:delText>
        </w:r>
        <w:r w:rsidR="000551C3">
          <w:fldChar w:fldCharType="begin"/>
        </w:r>
        <w:r w:rsidR="000551C3">
          <w:delInstrText>HYPERLINK "https://doi.org/10.1371/journal.pone.0181778" \h</w:delInstrText>
        </w:r>
        <w:r w:rsidR="000551C3">
          <w:fldChar w:fldCharType="separate"/>
        </w:r>
        <w:r w:rsidR="000551C3">
          <w:rPr>
            <w:rStyle w:val="Hyperlink"/>
          </w:rPr>
          <w:delText>https://doi.org/10.1371/journal.pone.0181778</w:delText>
        </w:r>
        <w:r w:rsidR="000551C3">
          <w:fldChar w:fldCharType="end"/>
        </w:r>
      </w:del>
    </w:p>
    <w:p w14:paraId="69B36203" w14:textId="77777777" w:rsidR="007563CE" w:rsidRDefault="0019230A">
      <w:pPr>
        <w:pStyle w:val="Bibliography"/>
        <w:rPr>
          <w:ins w:id="319" w:author="Seamus Murphy" w:date="2026-09-23T07:08:00Z" w16du:dateUtc="2026-09-23T14:08:00Z"/>
        </w:rPr>
      </w:pPr>
      <w:moveToRangeStart w:id="320" w:author="Seamus Murphy" w:date="2026-09-23T07:08:00Z" w:name="move241039735"/>
      <w:moveTo w:id="321" w:author="Seamus Murphy" w:date="2026-09-23T07:08:00Z" w16du:dateUtc="2026-09-23T14:08:00Z">
        <w:r>
          <w:t xml:space="preserve">J., </w:t>
        </w:r>
      </w:moveTo>
      <w:moveToRangeEnd w:id="320"/>
      <w:ins w:id="322" w:author="Seamus Murphy" w:date="2026-09-23T07:08:00Z" w16du:dateUtc="2026-09-23T14:08:00Z">
        <w:r>
          <w:t xml:space="preserve">Raffa, K. F., Sickley, T. A., &amp; Taylor, S. W. (2006). Landscape level analysis of mountain pine beetle in british columbia, canada: Spatiotemporal development and spatial synchrony within the present outbreak. </w:t>
        </w:r>
        <w:r>
          <w:rPr>
            <w:i/>
            <w:iCs/>
          </w:rPr>
          <w:t>Ecography</w:t>
        </w:r>
        <w:r>
          <w:t xml:space="preserve">, </w:t>
        </w:r>
        <w:r>
          <w:rPr>
            <w:i/>
            <w:iCs/>
          </w:rPr>
          <w:t>29</w:t>
        </w:r>
        <w:r>
          <w:t xml:space="preserve">(3), 427–441. </w:t>
        </w:r>
        <w:r>
          <w:fldChar w:fldCharType="begin"/>
        </w:r>
        <w:r>
          <w:instrText>HYPERLINK "https://doi.org/10.1111/j.2006.0906-7590.04445.x" \h</w:instrText>
        </w:r>
        <w:r>
          <w:fldChar w:fldCharType="separate"/>
        </w:r>
        <w:r>
          <w:rPr>
            <w:rStyle w:val="Hyperlink"/>
          </w:rPr>
          <w:t>https://doi.org/10.1111/j.2006.0906-7590.04445.x</w:t>
        </w:r>
        <w:r>
          <w:fldChar w:fldCharType="end"/>
        </w:r>
      </w:ins>
    </w:p>
    <w:p w14:paraId="21C3F53E" w14:textId="77777777" w:rsidR="007563CE" w:rsidRDefault="0019230A">
      <w:pPr>
        <w:pStyle w:val="Bibliography"/>
        <w:rPr>
          <w:ins w:id="323" w:author="Seamus Murphy" w:date="2026-09-23T07:08:00Z" w16du:dateUtc="2026-09-23T14:08:00Z"/>
        </w:rPr>
      </w:pPr>
      <w:bookmarkStart w:id="324" w:name="ref-bartos1989"/>
      <w:ins w:id="325" w:author="Seamus Murphy" w:date="2026-09-23T07:08:00Z" w16du:dateUtc="2026-09-23T14:08:00Z">
        <w:r>
          <w:t xml:space="preserve">Bartos, D. L., &amp; Amman, G. D. (1989). </w:t>
        </w:r>
        <w:r>
          <w:rPr>
            <w:i/>
            <w:iCs/>
          </w:rPr>
          <w:t>Microclimate: An alternative to tree vigor as a basis for mountain pine beetle infestations</w:t>
        </w:r>
        <w:r>
          <w:t xml:space="preserve"> (Research Paper INT-400). U.S. Department of Agriculture, Forest Service, Intermountain Research Station. </w:t>
        </w:r>
        <w:r>
          <w:fldChar w:fldCharType="begin"/>
        </w:r>
        <w:r>
          <w:instrText>HYPERLINK "https://doi.org/10.2737/int-rp-400" \h</w:instrText>
        </w:r>
        <w:r>
          <w:fldChar w:fldCharType="separate"/>
        </w:r>
        <w:r>
          <w:rPr>
            <w:rStyle w:val="Hyperlink"/>
          </w:rPr>
          <w:t>https://doi.org/10.2737/int-rp-400</w:t>
        </w:r>
        <w:r>
          <w:fldChar w:fldCharType="end"/>
        </w:r>
      </w:ins>
    </w:p>
    <w:p w14:paraId="75A4116E" w14:textId="77777777" w:rsidR="007563CE" w:rsidRDefault="0019230A">
      <w:pPr>
        <w:pStyle w:val="Bibliography"/>
        <w:rPr>
          <w:ins w:id="326" w:author="Seamus Murphy" w:date="2026-09-23T07:08:00Z" w16du:dateUtc="2026-09-23T14:08:00Z"/>
        </w:rPr>
      </w:pPr>
      <w:bookmarkStart w:id="327" w:name="ref-bartos1994effects"/>
      <w:bookmarkEnd w:id="324"/>
      <w:ins w:id="328" w:author="Seamus Murphy" w:date="2026-09-23T07:08:00Z" w16du:dateUtc="2026-09-23T14:08:00Z">
        <w:r>
          <w:t xml:space="preserve">Bartos, D. L., &amp; Booth, G. D. (1994). </w:t>
        </w:r>
        <w:r>
          <w:rPr>
            <w:i/>
            <w:iCs/>
          </w:rPr>
          <w:t>Effects of thinning on temperature dynamics and mountain pine beetle activity in a lodgepole pine stand</w:t>
        </w:r>
        <w:r>
          <w:t xml:space="preserve">. U.S. Department of Agriculture, Forest Service, Intermountain Research Station. </w:t>
        </w:r>
        <w:r>
          <w:fldChar w:fldCharType="begin"/>
        </w:r>
        <w:r>
          <w:instrText>HYPERLINK "https://doi.org/10.2737/int-rp-479" \h</w:instrText>
        </w:r>
        <w:r>
          <w:fldChar w:fldCharType="separate"/>
        </w:r>
        <w:r>
          <w:rPr>
            <w:rStyle w:val="Hyperlink"/>
          </w:rPr>
          <w:t>https://doi.org/10.2737/int-rp-479</w:t>
        </w:r>
        <w:r>
          <w:fldChar w:fldCharType="end"/>
        </w:r>
      </w:ins>
    </w:p>
    <w:bookmarkEnd w:id="327"/>
    <w:p w14:paraId="323D94DC" w14:textId="77777777" w:rsidR="007563CE" w:rsidRDefault="0019230A">
      <w:pPr>
        <w:pStyle w:val="Bibliography"/>
        <w:rPr>
          <w:ins w:id="329" w:author="Seamus Murphy" w:date="2026-09-23T07:08:00Z" w16du:dateUtc="2026-09-23T14:08:00Z"/>
        </w:rPr>
      </w:pPr>
      <w:ins w:id="330" w:author="Seamus Murphy" w:date="2026-09-23T07:08:00Z" w16du:dateUtc="2026-09-23T14:08:00Z">
        <w:r>
          <w:t xml:space="preserve">Bentz, B. J., Régnière, J., Fettig, C. J., Hansen, E. M., Hayes, J. L., Hicke, J. </w:t>
        </w:r>
      </w:ins>
      <w:moveToRangeStart w:id="331" w:author="Seamus Murphy" w:date="2026-09-23T07:08:00Z" w:name="move241039736"/>
      <w:moveTo w:id="332" w:author="Seamus Murphy" w:date="2026-09-23T07:08:00Z" w16du:dateUtc="2026-09-23T14:08:00Z">
        <w:r>
          <w:t xml:space="preserve">A., </w:t>
        </w:r>
      </w:moveTo>
      <w:moveToRangeEnd w:id="331"/>
      <w:ins w:id="333" w:author="Seamus Murphy" w:date="2026-09-23T07:08:00Z" w16du:dateUtc="2026-09-23T14:08:00Z">
        <w:r>
          <w:t xml:space="preserve">Kelsey, R. G., Negrón, J. F., &amp; Seybold, S. J. (2010). Climate change and bark beetles of the western united states and canada: Direct and indirect effects. </w:t>
        </w:r>
        <w:r>
          <w:rPr>
            <w:i/>
            <w:iCs/>
          </w:rPr>
          <w:t>BioScience</w:t>
        </w:r>
        <w:r>
          <w:t xml:space="preserve">, </w:t>
        </w:r>
        <w:r>
          <w:rPr>
            <w:i/>
            <w:iCs/>
          </w:rPr>
          <w:t>60</w:t>
        </w:r>
        <w:r>
          <w:t xml:space="preserve">(8), 602–613. </w:t>
        </w:r>
        <w:r>
          <w:fldChar w:fldCharType="begin"/>
        </w:r>
        <w:r>
          <w:instrText>HYPERLINK "https://doi.org/10.1525/bio.2010.60.8.6" \h</w:instrText>
        </w:r>
        <w:r>
          <w:fldChar w:fldCharType="separate"/>
        </w:r>
        <w:r>
          <w:rPr>
            <w:rStyle w:val="Hyperlink"/>
          </w:rPr>
          <w:t>https://doi.org/10.1525/bio.2010.60.8.6</w:t>
        </w:r>
        <w:r>
          <w:fldChar w:fldCharType="end"/>
        </w:r>
      </w:ins>
    </w:p>
    <w:p w14:paraId="7F8484F9" w14:textId="77777777" w:rsidR="007563CE" w:rsidRDefault="0019230A">
      <w:pPr>
        <w:pStyle w:val="Bibliography"/>
        <w:rPr>
          <w:ins w:id="334" w:author="Seamus Murphy" w:date="2026-09-23T07:08:00Z" w16du:dateUtc="2026-09-23T14:08:00Z"/>
        </w:rPr>
      </w:pPr>
      <w:bookmarkStart w:id="335" w:name="ref-bleiker2016flight"/>
      <w:ins w:id="336" w:author="Seamus Murphy" w:date="2026-09-23T07:08:00Z" w16du:dateUtc="2026-09-23T14:08:00Z">
        <w:r>
          <w:t xml:space="preserve">Bleiker, K. P., &amp; Van Hezewijk, B. H. (2016). Flight period of mountain pine beetle (coleoptera: Curculionidae) in its recently expanded range. </w:t>
        </w:r>
        <w:r>
          <w:rPr>
            <w:i/>
            <w:iCs/>
          </w:rPr>
          <w:t>Environmental Entomology</w:t>
        </w:r>
        <w:r>
          <w:t xml:space="preserve">, </w:t>
        </w:r>
        <w:r>
          <w:rPr>
            <w:i/>
            <w:iCs/>
          </w:rPr>
          <w:t>45</w:t>
        </w:r>
        <w:r>
          <w:t xml:space="preserve">(6), 1561–1567. </w:t>
        </w:r>
        <w:r>
          <w:fldChar w:fldCharType="begin"/>
        </w:r>
        <w:r>
          <w:instrText>HYPERLINK "https://doi.org/10.1093/ee/nvw121" \h</w:instrText>
        </w:r>
        <w:r>
          <w:fldChar w:fldCharType="separate"/>
        </w:r>
        <w:r>
          <w:rPr>
            <w:rStyle w:val="Hyperlink"/>
          </w:rPr>
          <w:t>https://doi.org/10.1093/ee/nvw121</w:t>
        </w:r>
        <w:r>
          <w:fldChar w:fldCharType="end"/>
        </w:r>
      </w:ins>
    </w:p>
    <w:p w14:paraId="19EE487C" w14:textId="77777777" w:rsidR="007563CE" w:rsidRDefault="0019230A">
      <w:pPr>
        <w:pStyle w:val="Bibliography"/>
        <w:rPr>
          <w:ins w:id="337" w:author="Seamus Murphy" w:date="2026-09-23T07:08:00Z" w16du:dateUtc="2026-09-23T14:08:00Z"/>
        </w:rPr>
      </w:pPr>
      <w:bookmarkStart w:id="338" w:name="ref-boone2011efficacy"/>
      <w:bookmarkEnd w:id="335"/>
      <w:ins w:id="339" w:author="Seamus Murphy" w:date="2026-09-23T07:08:00Z" w16du:dateUtc="2026-09-23T14:08:00Z">
        <w:r>
          <w:t xml:space="preserve">Boone, C. K., Aukema, B. H., Bohlmann, J., Carroll, A. L., &amp; Raffa, K. F. (2011). Efficacy of tree defense physiology varies with bark beetle population density: A basis for positive feedback in eruptive species. </w:t>
        </w:r>
        <w:r>
          <w:rPr>
            <w:i/>
            <w:iCs/>
          </w:rPr>
          <w:t>Canadian Journal of Forest Research</w:t>
        </w:r>
        <w:r>
          <w:t xml:space="preserve">, </w:t>
        </w:r>
        <w:r>
          <w:rPr>
            <w:i/>
            <w:iCs/>
          </w:rPr>
          <w:t>41</w:t>
        </w:r>
        <w:r>
          <w:t xml:space="preserve">(6), 1174–1188. </w:t>
        </w:r>
        <w:r>
          <w:fldChar w:fldCharType="begin"/>
        </w:r>
        <w:r>
          <w:instrText>HYPERLINK "https://doi.org/10.1139/x11-041" \h</w:instrText>
        </w:r>
        <w:r>
          <w:fldChar w:fldCharType="separate"/>
        </w:r>
        <w:r>
          <w:rPr>
            <w:rStyle w:val="Hyperlink"/>
          </w:rPr>
          <w:t>https://doi.org/10.1139/x11-041</w:t>
        </w:r>
        <w:r>
          <w:fldChar w:fldCharType="end"/>
        </w:r>
      </w:ins>
    </w:p>
    <w:p w14:paraId="655F7278" w14:textId="77777777" w:rsidR="007563CE" w:rsidRDefault="0019230A">
      <w:pPr>
        <w:pStyle w:val="Bibliography"/>
        <w:rPr>
          <w:ins w:id="340" w:author="Seamus Murphy" w:date="2026-09-23T07:08:00Z" w16du:dateUtc="2026-09-23T14:08:00Z"/>
        </w:rPr>
      </w:pPr>
      <w:bookmarkStart w:id="341" w:name="ref-byers2000"/>
      <w:bookmarkEnd w:id="338"/>
      <w:ins w:id="342" w:author="Seamus Murphy" w:date="2026-09-23T07:08:00Z" w16du:dateUtc="2026-09-23T14:08:00Z">
        <w:r>
          <w:t xml:space="preserve">Byers, J. A. (2000). Wind-aided dispersal of simulated bark beetles flying through forests. </w:t>
        </w:r>
        <w:r>
          <w:rPr>
            <w:i/>
            <w:iCs/>
          </w:rPr>
          <w:t>Ecological Modelling</w:t>
        </w:r>
        <w:r>
          <w:t xml:space="preserve">, </w:t>
        </w:r>
        <w:r>
          <w:rPr>
            <w:i/>
            <w:iCs/>
          </w:rPr>
          <w:t>125</w:t>
        </w:r>
        <w:r>
          <w:t xml:space="preserve">(2-3), 231–243. </w:t>
        </w:r>
        <w:r>
          <w:fldChar w:fldCharType="begin"/>
        </w:r>
        <w:r>
          <w:instrText>HYPERLINK "https://doi.org/10.1016/S0304-3800(99)00187-8" \h</w:instrText>
        </w:r>
        <w:r>
          <w:fldChar w:fldCharType="separate"/>
        </w:r>
        <w:r>
          <w:rPr>
            <w:rStyle w:val="Hyperlink"/>
          </w:rPr>
          <w:t>https://doi.org/10.1016/S0304-3800(99)00187-8</w:t>
        </w:r>
        <w:r>
          <w:fldChar w:fldCharType="end"/>
        </w:r>
      </w:ins>
    </w:p>
    <w:p w14:paraId="1F269DDC" w14:textId="77777777" w:rsidR="000551C3" w:rsidRDefault="0019230A">
      <w:pPr>
        <w:pStyle w:val="Bibliography"/>
        <w:pPrChange w:id="343" w:author="Seamus Murphy" w:date="2026-09-23T07:08:00Z" w16du:dateUtc="2026-09-23T14:08:00Z">
          <w:pPr>
            <w:pStyle w:val="Bibliography"/>
            <w:spacing w:line="360" w:lineRule="auto"/>
          </w:pPr>
        </w:pPrChange>
      </w:pPr>
      <w:bookmarkStart w:id="344" w:name="ref-carroll2004bionomics"/>
      <w:bookmarkEnd w:id="317"/>
      <w:bookmarkEnd w:id="341"/>
      <w:r>
        <w:t xml:space="preserve">Carroll, A. L., &amp; Safranyik, L. (2004). The bionomics of the mountain pine beetle in lodgepole pine forests: Establishing a context. In T. L. Shore, J. E. Brooks, &amp; J. E. Stone (Eds.), </w:t>
      </w:r>
      <w:r>
        <w:rPr>
          <w:i/>
          <w:iCs/>
        </w:rPr>
        <w:t>Mountain pine beetle symposium: Challenges and solutions, October 30–31, 2003, Kelowna, British Columbia</w:t>
      </w:r>
      <w:r>
        <w:t xml:space="preserve"> (pp. 21–32). Natural Resources Canada, Canadian Forest Service, Pacific Forestry Centre.</w:t>
      </w:r>
    </w:p>
    <w:p w14:paraId="2782B3F3" w14:textId="77777777" w:rsidR="000551C3" w:rsidRDefault="0019230A">
      <w:pPr>
        <w:pStyle w:val="Bibliography"/>
        <w:pPrChange w:id="345" w:author="Seamus Murphy" w:date="2026-09-23T07:08:00Z" w16du:dateUtc="2026-09-23T14:08:00Z">
          <w:pPr>
            <w:pStyle w:val="Bibliography"/>
            <w:spacing w:line="360" w:lineRule="auto"/>
          </w:pPr>
        </w:pPrChange>
      </w:pPr>
      <w:bookmarkStart w:id="346" w:name="ref-cartwright2018"/>
      <w:bookmarkEnd w:id="344"/>
      <w:r>
        <w:t xml:space="preserve">Cartwright, J. M. (2018). Landscape topoedaphic features create refugia from drought and insect disturbance in a lodgepole and whitebark pine forest. </w:t>
      </w:r>
      <w:r>
        <w:rPr>
          <w:i/>
          <w:iCs/>
        </w:rPr>
        <w:t>Forests</w:t>
      </w:r>
      <w:r>
        <w:t xml:space="preserve">, </w:t>
      </w:r>
      <w:r>
        <w:rPr>
          <w:i/>
          <w:iCs/>
        </w:rPr>
        <w:t>9</w:t>
      </w:r>
      <w:r>
        <w:t xml:space="preserve">(11), 715. </w:t>
      </w:r>
      <w:r w:rsidR="000551C3">
        <w:fldChar w:fldCharType="begin"/>
      </w:r>
      <w:r w:rsidR="000551C3">
        <w:instrText>HYPERLINK "https://doi.org/10.3390/f9110715" \h</w:instrText>
      </w:r>
      <w:r w:rsidR="000551C3">
        <w:fldChar w:fldCharType="separate"/>
      </w:r>
      <w:r w:rsidR="000551C3">
        <w:rPr>
          <w:rStyle w:val="Hyperlink"/>
        </w:rPr>
        <w:t>https://doi.org/10.3390/f9110715</w:t>
      </w:r>
      <w:r w:rsidR="000551C3">
        <w:fldChar w:fldCharType="end"/>
      </w:r>
    </w:p>
    <w:p w14:paraId="3D25437D" w14:textId="77777777" w:rsidR="007563CE" w:rsidRDefault="0019230A">
      <w:pPr>
        <w:pStyle w:val="Bibliography"/>
        <w:rPr>
          <w:ins w:id="347" w:author="Seamus Murphy" w:date="2026-09-23T07:08:00Z" w16du:dateUtc="2026-09-23T14:08:00Z"/>
        </w:rPr>
      </w:pPr>
      <w:bookmarkStart w:id="348" w:name="ref-chapman2012spatiotemporal"/>
      <w:ins w:id="349" w:author="Seamus Murphy" w:date="2026-09-23T07:08:00Z" w16du:dateUtc="2026-09-23T14:08:00Z">
        <w:r>
          <w:t xml:space="preserve">Chapman, T. B., Veblen, T. T., &amp; Schoennagel, T. (2012). Spatiotemporal patterns of mountain pine beetle activity in the southern rocky mountains. </w:t>
        </w:r>
        <w:r>
          <w:rPr>
            <w:i/>
            <w:iCs/>
          </w:rPr>
          <w:t>Ecology</w:t>
        </w:r>
        <w:r>
          <w:t xml:space="preserve">, </w:t>
        </w:r>
        <w:r>
          <w:rPr>
            <w:i/>
            <w:iCs/>
          </w:rPr>
          <w:t>93</w:t>
        </w:r>
        <w:r>
          <w:t xml:space="preserve">(10), 2175–2185. </w:t>
        </w:r>
        <w:r>
          <w:fldChar w:fldCharType="begin"/>
        </w:r>
        <w:r>
          <w:instrText>HYPERLINK "https://doi.org/10.1890/11-1055.1" \h</w:instrText>
        </w:r>
        <w:r>
          <w:fldChar w:fldCharType="separate"/>
        </w:r>
        <w:r>
          <w:rPr>
            <w:rStyle w:val="Hyperlink"/>
          </w:rPr>
          <w:t>https://doi.org/10.1890/11-1055.1</w:t>
        </w:r>
        <w:r>
          <w:fldChar w:fldCharType="end"/>
        </w:r>
      </w:ins>
    </w:p>
    <w:p w14:paraId="599AF5B0" w14:textId="77777777" w:rsidR="007563CE" w:rsidRDefault="0019230A">
      <w:pPr>
        <w:pStyle w:val="Bibliography"/>
        <w:rPr>
          <w:ins w:id="350" w:author="Seamus Murphy" w:date="2026-09-23T07:08:00Z" w16du:dateUtc="2026-09-23T14:08:00Z"/>
        </w:rPr>
      </w:pPr>
      <w:bookmarkStart w:id="351" w:name="ref-chen2011mountain"/>
      <w:bookmarkEnd w:id="348"/>
      <w:ins w:id="352" w:author="Seamus Murphy" w:date="2026-09-23T07:08:00Z" w16du:dateUtc="2026-09-23T14:08:00Z">
        <w:r>
          <w:t xml:space="preserve">Chen, H., &amp; Walton, A. (2011). Mountain pine beetle dispersal: Spatiotemporal patterns and role in the spread and expansion of the present outbreak. </w:t>
        </w:r>
        <w:r>
          <w:rPr>
            <w:i/>
            <w:iCs/>
          </w:rPr>
          <w:t>Ecosphere</w:t>
        </w:r>
        <w:r>
          <w:t xml:space="preserve">, </w:t>
        </w:r>
        <w:r>
          <w:rPr>
            <w:i/>
            <w:iCs/>
          </w:rPr>
          <w:t>2</w:t>
        </w:r>
        <w:r>
          <w:t xml:space="preserve">(6), art66. </w:t>
        </w:r>
        <w:r>
          <w:fldChar w:fldCharType="begin"/>
        </w:r>
        <w:r>
          <w:instrText>HYPERLINK "https://doi.org/10.1890/es10-00172.1" \h</w:instrText>
        </w:r>
        <w:r>
          <w:fldChar w:fldCharType="separate"/>
        </w:r>
        <w:r>
          <w:rPr>
            <w:rStyle w:val="Hyperlink"/>
          </w:rPr>
          <w:t>https://doi.org/10.1890/es10-00172.1</w:t>
        </w:r>
        <w:r>
          <w:fldChar w:fldCharType="end"/>
        </w:r>
      </w:ins>
    </w:p>
    <w:p w14:paraId="5C3E3F80" w14:textId="77777777" w:rsidR="000551C3" w:rsidRDefault="0019230A" w:rsidP="005C42F3">
      <w:pPr>
        <w:pStyle w:val="Bibliography"/>
        <w:spacing w:line="360" w:lineRule="auto"/>
        <w:rPr>
          <w:del w:id="353" w:author="Seamus Murphy" w:date="2026-09-23T07:08:00Z" w16du:dateUtc="2026-09-23T14:08:00Z"/>
        </w:rPr>
      </w:pPr>
      <w:bookmarkStart w:id="354" w:name="ref-chen2017"/>
      <w:bookmarkEnd w:id="346"/>
      <w:bookmarkEnd w:id="351"/>
      <w:del w:id="355" w:author="Seamus Murphy" w:date="2026-09-23T07:08:00Z" w16du:dateUtc="2026-09-23T14:08:00Z">
        <w:r>
          <w:delText xml:space="preserve">Chen, H., &amp; Jackson, P. L. (2017). Climatic conditions for emergence and flight of mountain pine beetle: Implications for long-distance dispersal. </w:delText>
        </w:r>
        <w:r>
          <w:rPr>
            <w:i/>
            <w:iCs/>
          </w:rPr>
          <w:delText>Canadian Journal of Forest Research</w:delText>
        </w:r>
        <w:r>
          <w:delText xml:space="preserve">, </w:delText>
        </w:r>
        <w:r>
          <w:rPr>
            <w:i/>
            <w:iCs/>
          </w:rPr>
          <w:delText>47</w:delText>
        </w:r>
        <w:r>
          <w:delText xml:space="preserve">(7), 974–984. </w:delText>
        </w:r>
        <w:r w:rsidR="000551C3">
          <w:fldChar w:fldCharType="begin"/>
        </w:r>
        <w:r w:rsidR="000551C3">
          <w:delInstrText>HYPERLINK "https://doi.org/10.1139/cjfr-2016-0510" \h</w:delInstrText>
        </w:r>
        <w:r w:rsidR="000551C3">
          <w:fldChar w:fldCharType="separate"/>
        </w:r>
        <w:r w:rsidR="000551C3">
          <w:rPr>
            <w:rStyle w:val="Hyperlink"/>
          </w:rPr>
          <w:delText>https://doi.org/10.1139/cjfr-2016-0510</w:delText>
        </w:r>
        <w:r w:rsidR="000551C3">
          <w:fldChar w:fldCharType="end"/>
        </w:r>
      </w:del>
    </w:p>
    <w:p w14:paraId="5B17039D" w14:textId="77777777" w:rsidR="000551C3" w:rsidRDefault="0019230A">
      <w:pPr>
        <w:pStyle w:val="Bibliography"/>
        <w:pPrChange w:id="356" w:author="Seamus Murphy" w:date="2026-09-23T07:08:00Z" w16du:dateUtc="2026-09-23T14:08:00Z">
          <w:pPr>
            <w:pStyle w:val="Bibliography"/>
            <w:spacing w:line="360" w:lineRule="auto"/>
          </w:pPr>
        </w:pPrChange>
      </w:pPr>
      <w:bookmarkStart w:id="357" w:name="ref-cooke2025"/>
      <w:bookmarkEnd w:id="354"/>
      <w:r>
        <w:t xml:space="preserve">Cooke, B. J., MacQuarrie, C. J. K., &amp; Carroll, A. L. (2025). On the deduction and quantification of irruptive dynamics in mountain pine beetle population and proxy data. </w:t>
      </w:r>
      <w:r>
        <w:rPr>
          <w:i/>
          <w:iCs/>
        </w:rPr>
        <w:t>Journal of Applied Entomology</w:t>
      </w:r>
      <w:r>
        <w:t xml:space="preserve">, </w:t>
      </w:r>
      <w:r>
        <w:rPr>
          <w:i/>
          <w:iCs/>
        </w:rPr>
        <w:t>149</w:t>
      </w:r>
      <w:r>
        <w:t xml:space="preserve">, 309–323. </w:t>
      </w:r>
      <w:r w:rsidR="000551C3">
        <w:fldChar w:fldCharType="begin"/>
      </w:r>
      <w:r w:rsidR="000551C3">
        <w:instrText>HYPERLINK "https://doi.org/10.1111/jen.13262" \h</w:instrText>
      </w:r>
      <w:r w:rsidR="000551C3">
        <w:fldChar w:fldCharType="separate"/>
      </w:r>
      <w:r w:rsidR="000551C3">
        <w:rPr>
          <w:rStyle w:val="Hyperlink"/>
        </w:rPr>
        <w:t>https://doi.org/10.1111/jen.13262</w:t>
      </w:r>
      <w:r w:rsidR="000551C3">
        <w:fldChar w:fldCharType="end"/>
      </w:r>
    </w:p>
    <w:p w14:paraId="5B4B6959" w14:textId="77777777" w:rsidR="007563CE" w:rsidRDefault="0019230A">
      <w:pPr>
        <w:pStyle w:val="Bibliography"/>
        <w:rPr>
          <w:ins w:id="358" w:author="Seamus Murphy" w:date="2026-09-23T07:08:00Z" w16du:dateUtc="2026-09-23T14:08:00Z"/>
        </w:rPr>
      </w:pPr>
      <w:bookmarkStart w:id="359" w:name="ref-creeden2014climate"/>
      <w:ins w:id="360" w:author="Seamus Murphy" w:date="2026-09-23T07:08:00Z" w16du:dateUtc="2026-09-23T14:08:00Z">
        <w:r>
          <w:t xml:space="preserve">Creeden, E. P., Hicke, J. A., &amp; Buotte, P. C. (2014). Climate, weather, and recent mountain pine beetle outbreaks in the western united states. </w:t>
        </w:r>
        <w:r>
          <w:rPr>
            <w:i/>
            <w:iCs/>
          </w:rPr>
          <w:t>Forest Ecology and Management</w:t>
        </w:r>
        <w:r>
          <w:t xml:space="preserve">, </w:t>
        </w:r>
        <w:r>
          <w:rPr>
            <w:i/>
            <w:iCs/>
          </w:rPr>
          <w:t>312</w:t>
        </w:r>
        <w:r>
          <w:t xml:space="preserve">, 239–251. </w:t>
        </w:r>
        <w:r>
          <w:fldChar w:fldCharType="begin"/>
        </w:r>
        <w:r>
          <w:instrText>HYPERLINK "https://doi.org/10.1016/j.foreco.2013.09.051" \h</w:instrText>
        </w:r>
        <w:r>
          <w:fldChar w:fldCharType="separate"/>
        </w:r>
        <w:r>
          <w:rPr>
            <w:rStyle w:val="Hyperlink"/>
          </w:rPr>
          <w:t>https://doi.org/10.1016/j.foreco.2013.09.051</w:t>
        </w:r>
        <w:r>
          <w:fldChar w:fldCharType="end"/>
        </w:r>
      </w:ins>
    </w:p>
    <w:p w14:paraId="1CF29061" w14:textId="77777777" w:rsidR="000551C3" w:rsidRDefault="0019230A">
      <w:pPr>
        <w:pStyle w:val="Bibliography"/>
        <w:pPrChange w:id="361" w:author="Seamus Murphy" w:date="2026-09-23T07:08:00Z" w16du:dateUtc="2026-09-23T14:08:00Z">
          <w:pPr>
            <w:pStyle w:val="Bibliography"/>
            <w:spacing w:line="360" w:lineRule="auto"/>
          </w:pPr>
        </w:pPrChange>
      </w:pPr>
      <w:bookmarkStart w:id="362" w:name="ref-giroday2011"/>
      <w:bookmarkEnd w:id="357"/>
      <w:bookmarkEnd w:id="359"/>
      <w:r>
        <w:t xml:space="preserve">de la Giroday, H.-M. C., Carroll, A. L., Lindgren, B. S., &amp; Aukema, B. H. (2011). Incoming! Association of landscape features with dispersing mountain pine beetle populations during a range expansion event in western Canada. </w:t>
      </w:r>
      <w:r>
        <w:rPr>
          <w:i/>
          <w:iCs/>
        </w:rPr>
        <w:t>Landscape Ecology</w:t>
      </w:r>
      <w:r>
        <w:t xml:space="preserve">, </w:t>
      </w:r>
      <w:r>
        <w:rPr>
          <w:i/>
          <w:iCs/>
        </w:rPr>
        <w:t>26</w:t>
      </w:r>
      <w:r>
        <w:t xml:space="preserve">(8), 1097–1110. </w:t>
      </w:r>
      <w:r w:rsidR="000551C3">
        <w:fldChar w:fldCharType="begin"/>
      </w:r>
      <w:r w:rsidR="000551C3">
        <w:instrText>HYPERLINK "https://doi.org/10.1007/s10980-011-9628-9" \h</w:instrText>
      </w:r>
      <w:r w:rsidR="000551C3">
        <w:fldChar w:fldCharType="separate"/>
      </w:r>
      <w:r w:rsidR="000551C3">
        <w:rPr>
          <w:rStyle w:val="Hyperlink"/>
        </w:rPr>
        <w:t>https://doi.org/10.1007/s10980-011-9628-9</w:t>
      </w:r>
      <w:r w:rsidR="000551C3">
        <w:fldChar w:fldCharType="end"/>
      </w:r>
    </w:p>
    <w:p w14:paraId="0806EF72" w14:textId="77777777" w:rsidR="007563CE" w:rsidRDefault="0019230A">
      <w:pPr>
        <w:pStyle w:val="Bibliography"/>
        <w:rPr>
          <w:ins w:id="363" w:author="Seamus Murphy" w:date="2026-09-23T07:08:00Z" w16du:dateUtc="2026-09-23T14:08:00Z"/>
        </w:rPr>
      </w:pPr>
      <w:bookmarkStart w:id="364" w:name="ref-edburg2010simple"/>
      <w:ins w:id="365" w:author="Seamus Murphy" w:date="2026-09-23T07:08:00Z" w16du:dateUtc="2026-09-23T14:08:00Z">
        <w:r>
          <w:t xml:space="preserve">Edburg, S. L., Allwine, G., Lamb, B., Stock, D., Thistle, H., Peterson, H., &amp; Strom, B. (2010). A simple model to predict scalar dispersion within a successively thinned loblolly pine canopy. </w:t>
        </w:r>
        <w:r>
          <w:rPr>
            <w:i/>
            <w:iCs/>
          </w:rPr>
          <w:t>Journal of Applied Meteorology and Climatology</w:t>
        </w:r>
        <w:r>
          <w:t xml:space="preserve">, </w:t>
        </w:r>
        <w:r>
          <w:rPr>
            <w:i/>
            <w:iCs/>
          </w:rPr>
          <w:t>49</w:t>
        </w:r>
        <w:r>
          <w:t xml:space="preserve">(9), 1913–1926. </w:t>
        </w:r>
        <w:r>
          <w:fldChar w:fldCharType="begin"/>
        </w:r>
        <w:r>
          <w:instrText>HYPERLINK "https://doi.org/10.1175/2010jamc2339.1" \h</w:instrText>
        </w:r>
        <w:r>
          <w:fldChar w:fldCharType="separate"/>
        </w:r>
        <w:r>
          <w:rPr>
            <w:rStyle w:val="Hyperlink"/>
          </w:rPr>
          <w:t>https://doi.org/10.1175/2010jamc2339.1</w:t>
        </w:r>
        <w:r>
          <w:fldChar w:fldCharType="end"/>
        </w:r>
      </w:ins>
    </w:p>
    <w:p w14:paraId="0D1C9A8B" w14:textId="77777777" w:rsidR="007563CE" w:rsidRDefault="0019230A">
      <w:pPr>
        <w:pStyle w:val="Bibliography"/>
        <w:rPr>
          <w:ins w:id="366" w:author="Seamus Murphy" w:date="2026-09-23T07:08:00Z" w16du:dateUtc="2026-09-23T14:08:00Z"/>
        </w:rPr>
      </w:pPr>
      <w:bookmarkStart w:id="367" w:name="ref-fettig2007effectiveness"/>
      <w:bookmarkEnd w:id="364"/>
      <w:ins w:id="368" w:author="Seamus Murphy" w:date="2026-09-23T07:08:00Z" w16du:dateUtc="2026-09-23T14:08:00Z">
        <w:r>
          <w:t xml:space="preserve">Fettig, C. J., Klepzig, K. D., Billings, R. F., Munson, A. S., Nebeker, T. E., Negrón, J. F., &amp; Nowak, J. T. (2007). The effectiveness of vegetation management practices for prevention and control of bark beetle infestations in coniferous forests of the western and southern united states. </w:t>
        </w:r>
        <w:r>
          <w:rPr>
            <w:i/>
            <w:iCs/>
          </w:rPr>
          <w:t>Forest Ecology and Management</w:t>
        </w:r>
        <w:r>
          <w:t xml:space="preserve">, </w:t>
        </w:r>
        <w:r>
          <w:rPr>
            <w:i/>
            <w:iCs/>
          </w:rPr>
          <w:t>238</w:t>
        </w:r>
        <w:r>
          <w:t xml:space="preserve">(1-3), 24–53. </w:t>
        </w:r>
        <w:r>
          <w:fldChar w:fldCharType="begin"/>
        </w:r>
        <w:r>
          <w:instrText>HYPERLINK "https://doi.org/10.1016/j.foreco.2006.10.011" \h</w:instrText>
        </w:r>
        <w:r>
          <w:fldChar w:fldCharType="separate"/>
        </w:r>
        <w:r>
          <w:rPr>
            <w:rStyle w:val="Hyperlink"/>
          </w:rPr>
          <w:t>https://doi.org/10.1016/j.foreco.2006.10.011</w:t>
        </w:r>
        <w:r>
          <w:fldChar w:fldCharType="end"/>
        </w:r>
      </w:ins>
    </w:p>
    <w:p w14:paraId="209993C2" w14:textId="77777777" w:rsidR="000551C3" w:rsidRDefault="0019230A">
      <w:pPr>
        <w:pStyle w:val="Bibliography"/>
        <w:pPrChange w:id="369" w:author="Seamus Murphy" w:date="2026-09-23T07:08:00Z" w16du:dateUtc="2026-09-23T14:08:00Z">
          <w:pPr>
            <w:pStyle w:val="Bibliography"/>
            <w:spacing w:line="360" w:lineRule="auto"/>
          </w:pPr>
        </w:pPrChange>
      </w:pPr>
      <w:bookmarkStart w:id="370" w:name="ref-gray1972"/>
      <w:bookmarkEnd w:id="362"/>
      <w:bookmarkEnd w:id="367"/>
      <w:r>
        <w:t xml:space="preserve">Gray, B., Billings, R. F., Gara, R. I., &amp; Johnsey, R. L. (1972). On the emergence and initial flight behaviour of the mountain pine beetle, Dendroctonus ponderosae, in eastern Washington. </w:t>
      </w:r>
      <w:r>
        <w:rPr>
          <w:i/>
          <w:iCs/>
        </w:rPr>
        <w:t>Zeitschrift für Angewandte Entomologie</w:t>
      </w:r>
      <w:r>
        <w:t xml:space="preserve">, </w:t>
      </w:r>
      <w:r>
        <w:rPr>
          <w:i/>
          <w:iCs/>
        </w:rPr>
        <w:t>71</w:t>
      </w:r>
      <w:r>
        <w:t xml:space="preserve">, 250–259. </w:t>
      </w:r>
      <w:r w:rsidR="000551C3">
        <w:fldChar w:fldCharType="begin"/>
      </w:r>
      <w:r w:rsidR="000551C3">
        <w:instrText>HYPERLINK "https://doi.org/10.1111/j.1439-0418.1972.tb01745.x" \h</w:instrText>
      </w:r>
      <w:r w:rsidR="000551C3">
        <w:fldChar w:fldCharType="separate"/>
      </w:r>
      <w:r w:rsidR="000551C3">
        <w:rPr>
          <w:rStyle w:val="Hyperlink"/>
        </w:rPr>
        <w:t>https://doi.org/10.1111/j.1439-0418.1972.tb01745.x</w:t>
      </w:r>
      <w:r w:rsidR="000551C3">
        <w:fldChar w:fldCharType="end"/>
      </w:r>
    </w:p>
    <w:p w14:paraId="428AD4DC" w14:textId="77777777" w:rsidR="007563CE" w:rsidRDefault="0019230A">
      <w:pPr>
        <w:pStyle w:val="Bibliography"/>
        <w:rPr>
          <w:ins w:id="371" w:author="Seamus Murphy" w:date="2026-09-23T07:08:00Z" w16du:dateUtc="2026-09-23T14:08:00Z"/>
        </w:rPr>
      </w:pPr>
      <w:bookmarkStart w:id="372" w:name="ref-hicke2008mapping"/>
      <w:ins w:id="373" w:author="Seamus Murphy" w:date="2026-09-23T07:08:00Z" w16du:dateUtc="2026-09-23T14:08:00Z">
        <w:r>
          <w:t xml:space="preserve">Hicke, J. A., &amp; Jenkins, J. C. (2008). Mapping lodgepole pine stand structure susceptibility to mountain pine beetle attack across the western united states. </w:t>
        </w:r>
        <w:r>
          <w:rPr>
            <w:i/>
            <w:iCs/>
          </w:rPr>
          <w:t>Forest Ecology and Management</w:t>
        </w:r>
        <w:r>
          <w:t xml:space="preserve">, </w:t>
        </w:r>
        <w:r>
          <w:rPr>
            <w:i/>
            <w:iCs/>
          </w:rPr>
          <w:t>255</w:t>
        </w:r>
        <w:r>
          <w:t xml:space="preserve">(5-6), 1536–1547. </w:t>
        </w:r>
        <w:r>
          <w:fldChar w:fldCharType="begin"/>
        </w:r>
        <w:r>
          <w:instrText>HYPERLINK "https://doi.org/10.1016/j.foreco.2007.11.027" \h</w:instrText>
        </w:r>
        <w:r>
          <w:fldChar w:fldCharType="separate"/>
        </w:r>
        <w:r>
          <w:rPr>
            <w:rStyle w:val="Hyperlink"/>
          </w:rPr>
          <w:t>https://doi.org/10.1016/j.foreco.2007.11.027</w:t>
        </w:r>
        <w:r>
          <w:fldChar w:fldCharType="end"/>
        </w:r>
      </w:ins>
    </w:p>
    <w:p w14:paraId="6314C367" w14:textId="77777777" w:rsidR="007563CE" w:rsidRDefault="0019230A">
      <w:pPr>
        <w:pStyle w:val="Bibliography"/>
        <w:rPr>
          <w:ins w:id="374" w:author="Seamus Murphy" w:date="2026-09-23T07:08:00Z" w16du:dateUtc="2026-09-23T14:08:00Z"/>
        </w:rPr>
      </w:pPr>
      <w:bookmarkStart w:id="375" w:name="ref-hood2016fortifying"/>
      <w:bookmarkEnd w:id="372"/>
      <w:ins w:id="376" w:author="Seamus Murphy" w:date="2026-09-23T07:08:00Z" w16du:dateUtc="2026-09-23T14:08:00Z">
        <w:r>
          <w:t xml:space="preserve">Hood, S. M., Baker, S., &amp; Sala, A. (2016). Fortifying the forest: Thinning and burning increase resistance to a bark beetle outbreak and promote forest resilience. </w:t>
        </w:r>
        <w:r>
          <w:rPr>
            <w:i/>
            <w:iCs/>
          </w:rPr>
          <w:t>Ecological Applications</w:t>
        </w:r>
        <w:r>
          <w:t xml:space="preserve">, </w:t>
        </w:r>
        <w:r>
          <w:rPr>
            <w:i/>
            <w:iCs/>
          </w:rPr>
          <w:t>26</w:t>
        </w:r>
        <w:r>
          <w:t xml:space="preserve">(7), 1984–2000. </w:t>
        </w:r>
        <w:r>
          <w:fldChar w:fldCharType="begin"/>
        </w:r>
        <w:r>
          <w:instrText>HYPERLINK "https://doi.org/10.1002/eap.1363" \h</w:instrText>
        </w:r>
        <w:r>
          <w:fldChar w:fldCharType="separate"/>
        </w:r>
        <w:r>
          <w:rPr>
            <w:rStyle w:val="Hyperlink"/>
          </w:rPr>
          <w:t>https://doi.org/10.1002/eap.1363</w:t>
        </w:r>
        <w:r>
          <w:fldChar w:fldCharType="end"/>
        </w:r>
      </w:ins>
    </w:p>
    <w:p w14:paraId="3EC64DFF" w14:textId="77777777" w:rsidR="000551C3" w:rsidRDefault="0019230A">
      <w:pPr>
        <w:pStyle w:val="Bibliography"/>
        <w:pPrChange w:id="377" w:author="Seamus Murphy" w:date="2026-09-23T07:08:00Z" w16du:dateUtc="2026-09-23T14:08:00Z">
          <w:pPr>
            <w:pStyle w:val="Bibliography"/>
            <w:spacing w:line="360" w:lineRule="auto"/>
          </w:pPr>
        </w:pPrChange>
      </w:pPr>
      <w:bookmarkStart w:id="378" w:name="ref-howe2022"/>
      <w:bookmarkEnd w:id="370"/>
      <w:bookmarkEnd w:id="375"/>
      <w:r>
        <w:t xml:space="preserve">Howe, M., Raffa, K. F., Aukema, B. H., Gratton, C., &amp; Carroll, A. L. (2022). Numbers matter: How irruptive bark beetles initiate transition to self-sustaining behavior during landscape-altering outbreaks. </w:t>
      </w:r>
      <w:r>
        <w:rPr>
          <w:i/>
          <w:iCs/>
        </w:rPr>
        <w:t>Oecologia</w:t>
      </w:r>
      <w:r>
        <w:t xml:space="preserve">, </w:t>
      </w:r>
      <w:r>
        <w:rPr>
          <w:i/>
          <w:iCs/>
        </w:rPr>
        <w:t>198</w:t>
      </w:r>
      <w:r>
        <w:t xml:space="preserve">, 681–698. </w:t>
      </w:r>
      <w:r w:rsidR="000551C3">
        <w:fldChar w:fldCharType="begin"/>
      </w:r>
      <w:r w:rsidR="000551C3">
        <w:instrText>HYPERLINK "https://doi.org/10.1007/s00442-022-05129-4" \h</w:instrText>
      </w:r>
      <w:r w:rsidR="000551C3">
        <w:fldChar w:fldCharType="separate"/>
      </w:r>
      <w:r w:rsidR="000551C3">
        <w:rPr>
          <w:rStyle w:val="Hyperlink"/>
        </w:rPr>
        <w:t>https://doi.org/10.1007/s00442-022-05129-4</w:t>
      </w:r>
      <w:r w:rsidR="000551C3">
        <w:fldChar w:fldCharType="end"/>
      </w:r>
    </w:p>
    <w:p w14:paraId="58AB0547" w14:textId="77777777" w:rsidR="000551C3" w:rsidRDefault="0019230A">
      <w:pPr>
        <w:pStyle w:val="Bibliography"/>
        <w:pPrChange w:id="379" w:author="Seamus Murphy" w:date="2026-09-23T07:08:00Z" w16du:dateUtc="2026-09-23T14:08:00Z">
          <w:pPr>
            <w:pStyle w:val="Bibliography"/>
            <w:spacing w:line="360" w:lineRule="auto"/>
          </w:pPr>
        </w:pPrChange>
      </w:pPr>
      <w:bookmarkStart w:id="380" w:name="ref-hynum1980"/>
      <w:bookmarkEnd w:id="378"/>
      <w:r>
        <w:t xml:space="preserve">Hynum, B. G., &amp; Berryman, A. A. (1980). Dendroctonus ponderosae (Coleoptera: Scolytidae): Pre-aggregation landing and gallery initiation on lodgepole pine. </w:t>
      </w:r>
      <w:r>
        <w:rPr>
          <w:i/>
          <w:iCs/>
        </w:rPr>
        <w:t>The Canadian Entomologist</w:t>
      </w:r>
      <w:r>
        <w:t xml:space="preserve">, </w:t>
      </w:r>
      <w:r>
        <w:rPr>
          <w:i/>
          <w:iCs/>
        </w:rPr>
        <w:t>112</w:t>
      </w:r>
      <w:r>
        <w:t xml:space="preserve">(2), 185–191. </w:t>
      </w:r>
      <w:r w:rsidR="000551C3">
        <w:fldChar w:fldCharType="begin"/>
      </w:r>
      <w:r w:rsidR="000551C3">
        <w:instrText>HYPERLINK "https://doi.org/10.4039/Ent112185-2" \h</w:instrText>
      </w:r>
      <w:r w:rsidR="000551C3">
        <w:fldChar w:fldCharType="separate"/>
      </w:r>
      <w:r w:rsidR="000551C3">
        <w:rPr>
          <w:rStyle w:val="Hyperlink"/>
        </w:rPr>
        <w:t>https://doi.org/10.4039/Ent112185-2</w:t>
      </w:r>
      <w:r w:rsidR="000551C3">
        <w:fldChar w:fldCharType="end"/>
      </w:r>
    </w:p>
    <w:p w14:paraId="33F6663C" w14:textId="77777777" w:rsidR="000551C3" w:rsidRDefault="0019230A">
      <w:pPr>
        <w:pStyle w:val="Bibliography"/>
        <w:pPrChange w:id="381" w:author="Seamus Murphy" w:date="2026-09-23T07:08:00Z" w16du:dateUtc="2026-09-23T14:08:00Z">
          <w:pPr>
            <w:pStyle w:val="Bibliography"/>
            <w:spacing w:line="360" w:lineRule="auto"/>
          </w:pPr>
        </w:pPrChange>
      </w:pPr>
      <w:bookmarkStart w:id="382" w:name="ref-jackson2008"/>
      <w:bookmarkEnd w:id="380"/>
      <w:r>
        <w:t xml:space="preserve">Jackson, P. L., Straussfogel, D., Lindgren, B. S., Mitchell, S., &amp; Murphy, B. (2008). Radar observation and aerial capture of mountain pine beetle, Dendroctonus ponderosae Hopk. (Coleoptera: Scolytidae) in flight above the forest canopy. </w:t>
      </w:r>
      <w:r>
        <w:rPr>
          <w:i/>
          <w:iCs/>
        </w:rPr>
        <w:t>Canadian Journal of Forest Research</w:t>
      </w:r>
      <w:r>
        <w:t xml:space="preserve">, </w:t>
      </w:r>
      <w:r>
        <w:rPr>
          <w:i/>
          <w:iCs/>
        </w:rPr>
        <w:t>38</w:t>
      </w:r>
      <w:r>
        <w:t xml:space="preserve">(8), 2313–2327. </w:t>
      </w:r>
      <w:r w:rsidR="000551C3">
        <w:fldChar w:fldCharType="begin"/>
      </w:r>
      <w:r w:rsidR="000551C3">
        <w:instrText>HYPERLINK "https://doi.org/10.1139/X08-066" \h</w:instrText>
      </w:r>
      <w:r w:rsidR="000551C3">
        <w:fldChar w:fldCharType="separate"/>
      </w:r>
      <w:r w:rsidR="000551C3">
        <w:rPr>
          <w:rStyle w:val="Hyperlink"/>
        </w:rPr>
        <w:t>https://doi.org/10.1139/X08-066</w:t>
      </w:r>
      <w:r w:rsidR="000551C3">
        <w:fldChar w:fldCharType="end"/>
      </w:r>
    </w:p>
    <w:p w14:paraId="0EBCE5CA" w14:textId="77777777" w:rsidR="000551C3" w:rsidRDefault="0019230A">
      <w:pPr>
        <w:pStyle w:val="Bibliography"/>
        <w:pPrChange w:id="383" w:author="Seamus Murphy" w:date="2026-09-23T07:08:00Z" w16du:dateUtc="2026-09-23T14:08:00Z">
          <w:pPr>
            <w:pStyle w:val="Bibliography"/>
            <w:spacing w:line="360" w:lineRule="auto"/>
          </w:pPr>
        </w:pPrChange>
      </w:pPr>
      <w:bookmarkStart w:id="384" w:name="ref-jones2019"/>
      <w:bookmarkEnd w:id="382"/>
      <w:r>
        <w:t xml:space="preserve">Jones, K. L., Shegelski, V. A., Marculis, N. G., Wijerathna, A. N., &amp; Evenden, M. L. (2019). Factors influencing dispersal by flight in bark beetles (Coleoptera: Curculionidae: Scolytinae): From genes to landscapes. </w:t>
      </w:r>
      <w:r>
        <w:rPr>
          <w:i/>
          <w:iCs/>
        </w:rPr>
        <w:t>Canadian Journal of Forest Research</w:t>
      </w:r>
      <w:r>
        <w:t xml:space="preserve">, </w:t>
      </w:r>
      <w:r>
        <w:rPr>
          <w:i/>
          <w:iCs/>
        </w:rPr>
        <w:t>49</w:t>
      </w:r>
      <w:r>
        <w:t xml:space="preserve">, 1024–1041. </w:t>
      </w:r>
      <w:r w:rsidR="000551C3">
        <w:fldChar w:fldCharType="begin"/>
      </w:r>
      <w:r w:rsidR="000551C3">
        <w:instrText>HYPERLINK "https://doi.org/10.1139/cjfr-2018-0304" \h</w:instrText>
      </w:r>
      <w:r w:rsidR="000551C3">
        <w:fldChar w:fldCharType="separate"/>
      </w:r>
      <w:r w:rsidR="000551C3">
        <w:rPr>
          <w:rStyle w:val="Hyperlink"/>
        </w:rPr>
        <w:t>https://doi.org/10.1139/cjfr-2018-0304</w:t>
      </w:r>
      <w:r w:rsidR="000551C3">
        <w:fldChar w:fldCharType="end"/>
      </w:r>
    </w:p>
    <w:p w14:paraId="684D0674" w14:textId="77777777" w:rsidR="007563CE" w:rsidRDefault="0019230A">
      <w:pPr>
        <w:pStyle w:val="Bibliography"/>
        <w:rPr>
          <w:ins w:id="385" w:author="Seamus Murphy" w:date="2026-09-23T07:08:00Z" w16du:dateUtc="2026-09-23T14:08:00Z"/>
        </w:rPr>
      </w:pPr>
      <w:bookmarkStart w:id="386" w:name="ref-kaiser2012ecohydrology"/>
      <w:ins w:id="387" w:author="Seamus Murphy" w:date="2026-09-23T07:08:00Z" w16du:dateUtc="2026-09-23T14:08:00Z">
        <w:r>
          <w:t xml:space="preserve">Kaiser, K. E., McGlynn, B. L., &amp; Emanuel, R. E. (2012). Ecohydrology of an outbreak: Mountain pine beetle impacts trees in drier landscape positions first. </w:t>
        </w:r>
        <w:r>
          <w:rPr>
            <w:i/>
            <w:iCs/>
          </w:rPr>
          <w:t>Ecohydrology</w:t>
        </w:r>
        <w:r>
          <w:t xml:space="preserve">, </w:t>
        </w:r>
        <w:r>
          <w:rPr>
            <w:i/>
            <w:iCs/>
          </w:rPr>
          <w:t>6</w:t>
        </w:r>
        <w:r>
          <w:t xml:space="preserve">(3), 444–454. </w:t>
        </w:r>
        <w:r>
          <w:fldChar w:fldCharType="begin"/>
        </w:r>
        <w:r>
          <w:instrText>HYPERLINK "https://doi.org/10.1002/eco.1286" \h</w:instrText>
        </w:r>
        <w:r>
          <w:fldChar w:fldCharType="separate"/>
        </w:r>
        <w:r>
          <w:rPr>
            <w:rStyle w:val="Hyperlink"/>
          </w:rPr>
          <w:t>https://doi.org/10.1002/eco.1286</w:t>
        </w:r>
        <w:r>
          <w:fldChar w:fldCharType="end"/>
        </w:r>
      </w:ins>
    </w:p>
    <w:p w14:paraId="7FC82FA0" w14:textId="77777777" w:rsidR="000551C3" w:rsidRDefault="0019230A">
      <w:pPr>
        <w:pStyle w:val="Bibliography"/>
        <w:pPrChange w:id="388" w:author="Seamus Murphy" w:date="2026-09-23T07:08:00Z" w16du:dateUtc="2026-09-23T14:08:00Z">
          <w:pPr>
            <w:pStyle w:val="Bibliography"/>
            <w:spacing w:line="360" w:lineRule="auto"/>
          </w:pPr>
        </w:pPrChange>
      </w:pPr>
      <w:bookmarkStart w:id="389" w:name="ref-kautz2023"/>
      <w:bookmarkEnd w:id="384"/>
      <w:bookmarkEnd w:id="386"/>
      <w:r>
        <w:t xml:space="preserve">Kautz, M., Peter, F. J., Harms, L., Kammen, S., &amp; Delb, H. (2023). Patterns, drivers and detectability of infestation symptoms following attacks by the European spruce bark beetle. </w:t>
      </w:r>
      <w:r>
        <w:rPr>
          <w:i/>
          <w:iCs/>
        </w:rPr>
        <w:t>Journal of Pest Science</w:t>
      </w:r>
      <w:r>
        <w:t xml:space="preserve">, </w:t>
      </w:r>
      <w:r>
        <w:rPr>
          <w:i/>
          <w:iCs/>
        </w:rPr>
        <w:t>96</w:t>
      </w:r>
      <w:r>
        <w:t xml:space="preserve">(1), 403–414. </w:t>
      </w:r>
      <w:r w:rsidR="000551C3">
        <w:fldChar w:fldCharType="begin"/>
      </w:r>
      <w:r w:rsidR="000551C3">
        <w:instrText>HYPERLINK "https://doi.org/10.1007/s10340-022-01490-8" \h</w:instrText>
      </w:r>
      <w:r w:rsidR="000551C3">
        <w:fldChar w:fldCharType="separate"/>
      </w:r>
      <w:r w:rsidR="000551C3">
        <w:rPr>
          <w:rStyle w:val="Hyperlink"/>
        </w:rPr>
        <w:t>https://doi.org/10.1007/s10340-022-01490-8</w:t>
      </w:r>
      <w:r w:rsidR="000551C3">
        <w:fldChar w:fldCharType="end"/>
      </w:r>
    </w:p>
    <w:p w14:paraId="2F1F451D" w14:textId="77777777" w:rsidR="007563CE" w:rsidRDefault="0019230A">
      <w:pPr>
        <w:pStyle w:val="Bibliography"/>
        <w:rPr>
          <w:ins w:id="390" w:author="Seamus Murphy" w:date="2026-09-23T07:08:00Z" w16du:dateUtc="2026-09-23T14:08:00Z"/>
        </w:rPr>
      </w:pPr>
      <w:bookmarkStart w:id="391" w:name="ref-klutsch2020density"/>
      <w:ins w:id="392" w:author="Seamus Murphy" w:date="2026-09-23T07:08:00Z" w16du:dateUtc="2026-09-23T14:08:00Z">
        <w:r>
          <w:t xml:space="preserve">Klutsch, J. G., Classens, G., Whitehouse, C., Cahill, J. F., &amp; Erbilgin, N. (2020). Density-dependent responses of mountain pine beetle to its pheromones and host volatiles in naïve lodgepole pine stands. </w:t>
        </w:r>
        <w:r>
          <w:rPr>
            <w:i/>
            <w:iCs/>
          </w:rPr>
          <w:t>Forest Ecology and Management</w:t>
        </w:r>
        <w:r>
          <w:t xml:space="preserve">, </w:t>
        </w:r>
        <w:r>
          <w:rPr>
            <w:i/>
            <w:iCs/>
          </w:rPr>
          <w:t>472</w:t>
        </w:r>
        <w:r>
          <w:t xml:space="preserve">, 118257. </w:t>
        </w:r>
        <w:r>
          <w:fldChar w:fldCharType="begin"/>
        </w:r>
        <w:r>
          <w:instrText>HYPERLINK "https://doi.org/10.1016/j.foreco.2020.118257" \h</w:instrText>
        </w:r>
        <w:r>
          <w:fldChar w:fldCharType="separate"/>
        </w:r>
        <w:r>
          <w:rPr>
            <w:rStyle w:val="Hyperlink"/>
          </w:rPr>
          <w:t>https://doi.org/10.1016/j.foreco.2020.118257</w:t>
        </w:r>
        <w:r>
          <w:fldChar w:fldCharType="end"/>
        </w:r>
      </w:ins>
    </w:p>
    <w:p w14:paraId="3DD804A3" w14:textId="77777777" w:rsidR="000551C3" w:rsidRDefault="0019230A">
      <w:pPr>
        <w:pStyle w:val="Bibliography"/>
        <w:pPrChange w:id="393" w:author="Seamus Murphy" w:date="2026-09-23T07:08:00Z" w16du:dateUtc="2026-09-23T14:08:00Z">
          <w:pPr>
            <w:pStyle w:val="Bibliography"/>
            <w:spacing w:line="360" w:lineRule="auto"/>
          </w:pPr>
        </w:pPrChange>
      </w:pPr>
      <w:bookmarkStart w:id="394" w:name="ref-krawchuk2020"/>
      <w:bookmarkEnd w:id="389"/>
      <w:bookmarkEnd w:id="391"/>
      <w:r>
        <w:t xml:space="preserve">Krawchuk, M. A., Meigs, G. W., Cartwright, J. M., Coop, J. D., Davis, R., Holz, A., Kolden, C., &amp; Meddens, A. J. H. (2020). Disturbance refugia within mosaics of forest fire, drought, and insect outbreaks. </w:t>
      </w:r>
      <w:r>
        <w:rPr>
          <w:i/>
          <w:iCs/>
        </w:rPr>
        <w:t>Frontiers in Ecology and the Environment</w:t>
      </w:r>
      <w:r>
        <w:t xml:space="preserve">, </w:t>
      </w:r>
      <w:r>
        <w:rPr>
          <w:i/>
          <w:iCs/>
        </w:rPr>
        <w:t>18</w:t>
      </w:r>
      <w:r>
        <w:t xml:space="preserve">(5), 235–244. </w:t>
      </w:r>
      <w:r w:rsidR="000551C3">
        <w:fldChar w:fldCharType="begin"/>
      </w:r>
      <w:r w:rsidR="000551C3">
        <w:instrText>HYPERLINK "https://doi.org/10.1002/fee.2190" \h</w:instrText>
      </w:r>
      <w:r w:rsidR="000551C3">
        <w:fldChar w:fldCharType="separate"/>
      </w:r>
      <w:r w:rsidR="000551C3">
        <w:rPr>
          <w:rStyle w:val="Hyperlink"/>
        </w:rPr>
        <w:t>https://doi.org/10.1002/fee.2190</w:t>
      </w:r>
      <w:r w:rsidR="000551C3">
        <w:fldChar w:fldCharType="end"/>
      </w:r>
    </w:p>
    <w:p w14:paraId="0CC91C9F" w14:textId="77777777" w:rsidR="007563CE" w:rsidRDefault="0019230A">
      <w:pPr>
        <w:pStyle w:val="Bibliography"/>
        <w:rPr>
          <w:ins w:id="395" w:author="Seamus Murphy" w:date="2026-09-23T07:08:00Z" w16du:dateUtc="2026-09-23T14:08:00Z"/>
        </w:rPr>
      </w:pPr>
      <w:bookmarkStart w:id="396" w:name="ref-lentile2006"/>
      <w:bookmarkEnd w:id="394"/>
      <w:del w:id="397" w:author="Seamus Murphy" w:date="2026-09-23T07:08:00Z" w16du:dateUtc="2026-09-23T14:08:00Z">
        <w:r>
          <w:delText xml:space="preserve">Lentile, L. B., Holden, Z. A., Smith, A. M. S., Falkowski, M. </w:delText>
        </w:r>
      </w:del>
      <w:moveFromRangeStart w:id="398" w:author="Seamus Murphy" w:date="2026-09-23T07:08:00Z" w:name="move241039735"/>
      <w:moveFrom w:id="399" w:author="Seamus Murphy" w:date="2026-09-23T07:08:00Z" w16du:dateUtc="2026-09-23T14:08:00Z">
        <w:r>
          <w:t xml:space="preserve">J., </w:t>
        </w:r>
      </w:moveFrom>
      <w:moveFromRangeEnd w:id="398"/>
      <w:del w:id="400" w:author="Seamus Murphy" w:date="2026-09-23T07:08:00Z" w16du:dateUtc="2026-09-23T14:08:00Z">
        <w:r>
          <w:delText xml:space="preserve">Hudak, A. T., Morgan, P., Lewis, S. </w:delText>
        </w:r>
      </w:del>
      <w:moveFromRangeStart w:id="401" w:author="Seamus Murphy" w:date="2026-09-23T07:08:00Z" w:name="move241039736"/>
      <w:moveFrom w:id="402" w:author="Seamus Murphy" w:date="2026-09-23T07:08:00Z" w16du:dateUtc="2026-09-23T14:08:00Z">
        <w:r>
          <w:t xml:space="preserve">A., </w:t>
        </w:r>
      </w:moveFrom>
      <w:bookmarkStart w:id="403" w:name="ref-kunegel2020factors"/>
      <w:moveFromRangeEnd w:id="401"/>
      <w:ins w:id="404" w:author="Seamus Murphy" w:date="2026-09-23T07:08:00Z" w16du:dateUtc="2026-09-23T14:08:00Z">
        <w:r>
          <w:t xml:space="preserve">Kunegel-Lion, M., &amp; Lewis, M. A. (2020). Factors governing outbreak dynamics in a forest intensively managed for mountain pine beetle. </w:t>
        </w:r>
        <w:r>
          <w:rPr>
            <w:i/>
            <w:iCs/>
          </w:rPr>
          <w:t>Scientific Reports</w:t>
        </w:r>
        <w:r>
          <w:t xml:space="preserve">, </w:t>
        </w:r>
        <w:r>
          <w:rPr>
            <w:i/>
            <w:iCs/>
          </w:rPr>
          <w:t>10</w:t>
        </w:r>
        <w:r>
          <w:t xml:space="preserve">(1). </w:t>
        </w:r>
        <w:r>
          <w:fldChar w:fldCharType="begin"/>
        </w:r>
        <w:r>
          <w:instrText>HYPERLINK "https://doi.org/10.1038/s41598-020-63388-8" \h</w:instrText>
        </w:r>
        <w:r>
          <w:fldChar w:fldCharType="separate"/>
        </w:r>
        <w:r>
          <w:rPr>
            <w:rStyle w:val="Hyperlink"/>
          </w:rPr>
          <w:t>https://doi.org/10.1038/s41598-020-63388-8</w:t>
        </w:r>
        <w:r>
          <w:fldChar w:fldCharType="end"/>
        </w:r>
      </w:ins>
    </w:p>
    <w:bookmarkEnd w:id="403"/>
    <w:p w14:paraId="2336B044" w14:textId="77777777" w:rsidR="000551C3" w:rsidRDefault="0019230A" w:rsidP="005C42F3">
      <w:pPr>
        <w:pStyle w:val="Bibliography"/>
        <w:spacing w:line="360" w:lineRule="auto"/>
        <w:rPr>
          <w:del w:id="405" w:author="Seamus Murphy" w:date="2026-09-23T07:08:00Z" w16du:dateUtc="2026-09-23T14:08:00Z"/>
        </w:rPr>
      </w:pPr>
      <w:del w:id="406" w:author="Seamus Murphy" w:date="2026-09-23T07:08:00Z" w16du:dateUtc="2026-09-23T14:08:00Z">
        <w:r>
          <w:delText xml:space="preserve">Gessler, P. E., &amp; Benson, N. C. (2006). Remote sensing techniques to assess active fire characteristics and post-fire effects. </w:delText>
        </w:r>
        <w:r>
          <w:rPr>
            <w:i/>
            <w:iCs/>
          </w:rPr>
          <w:delText>International Journal of Wildland Fire</w:delText>
        </w:r>
        <w:r>
          <w:delText xml:space="preserve">, </w:delText>
        </w:r>
        <w:r>
          <w:rPr>
            <w:i/>
            <w:iCs/>
          </w:rPr>
          <w:delText>15</w:delText>
        </w:r>
        <w:r>
          <w:delText xml:space="preserve">(3), 319–345. </w:delText>
        </w:r>
        <w:r w:rsidR="000551C3">
          <w:fldChar w:fldCharType="begin"/>
        </w:r>
        <w:r w:rsidR="000551C3">
          <w:delInstrText>HYPERLINK "https://doi.org/10.1071/WF05097" \h</w:delInstrText>
        </w:r>
        <w:r w:rsidR="000551C3">
          <w:fldChar w:fldCharType="separate"/>
        </w:r>
        <w:r w:rsidR="000551C3">
          <w:rPr>
            <w:rStyle w:val="Hyperlink"/>
          </w:rPr>
          <w:delText>https://doi.org/10.1071/WF05097</w:delText>
        </w:r>
        <w:r w:rsidR="000551C3">
          <w:fldChar w:fldCharType="end"/>
        </w:r>
      </w:del>
    </w:p>
    <w:p w14:paraId="0414EC62" w14:textId="77777777" w:rsidR="000551C3" w:rsidRDefault="0019230A">
      <w:pPr>
        <w:pStyle w:val="Bibliography"/>
        <w:pPrChange w:id="407" w:author="Seamus Murphy" w:date="2026-09-23T07:08:00Z" w16du:dateUtc="2026-09-23T14:08:00Z">
          <w:pPr>
            <w:pStyle w:val="Bibliography"/>
            <w:spacing w:line="360" w:lineRule="auto"/>
          </w:pPr>
        </w:pPrChange>
      </w:pPr>
      <w:bookmarkStart w:id="408" w:name="ref-liston2006"/>
      <w:bookmarkEnd w:id="396"/>
      <w:r>
        <w:t xml:space="preserve">Liston, G. E., &amp; Elder, K. (2006). A meteorological distribution system for high-resolution terrestrial modeling (MicroMet). </w:t>
      </w:r>
      <w:r>
        <w:rPr>
          <w:i/>
          <w:iCs/>
        </w:rPr>
        <w:t>Journal of Hydrometeorology</w:t>
      </w:r>
      <w:r>
        <w:t xml:space="preserve">, </w:t>
      </w:r>
      <w:r>
        <w:rPr>
          <w:i/>
          <w:iCs/>
        </w:rPr>
        <w:t>7</w:t>
      </w:r>
      <w:r>
        <w:t xml:space="preserve">(2), 217–234. </w:t>
      </w:r>
      <w:r w:rsidR="000551C3">
        <w:fldChar w:fldCharType="begin"/>
      </w:r>
      <w:r w:rsidR="000551C3">
        <w:instrText>HYPERLINK "https://doi.org/10.1175/JHM486.1" \h</w:instrText>
      </w:r>
      <w:r w:rsidR="000551C3">
        <w:fldChar w:fldCharType="separate"/>
      </w:r>
      <w:r w:rsidR="000551C3">
        <w:rPr>
          <w:rStyle w:val="Hyperlink"/>
        </w:rPr>
        <w:t>https://doi.org/10.1175/JHM486.1</w:t>
      </w:r>
      <w:r w:rsidR="000551C3">
        <w:fldChar w:fldCharType="end"/>
      </w:r>
    </w:p>
    <w:p w14:paraId="31BD309D" w14:textId="77777777" w:rsidR="000551C3" w:rsidRDefault="0019230A">
      <w:pPr>
        <w:pStyle w:val="Bibliography"/>
        <w:pPrChange w:id="409" w:author="Seamus Murphy" w:date="2026-09-23T07:08:00Z" w16du:dateUtc="2026-09-23T14:08:00Z">
          <w:pPr>
            <w:pStyle w:val="Bibliography"/>
            <w:spacing w:line="360" w:lineRule="auto"/>
          </w:pPr>
        </w:pPrChange>
      </w:pPr>
      <w:bookmarkStart w:id="410" w:name="ref-maher2021"/>
      <w:bookmarkEnd w:id="408"/>
      <w:r>
        <w:t xml:space="preserve">Maher, C. T., Millar, C. I., Affleck, D. L. R., Keane, R. E., Sala, A., Tobalske, C., Larson, A. J., &amp; Nelson, C. R. (2021). Alpine treeline ecotones are potential refugia for a montane pine species threatened by bark beetle outbreaks. </w:t>
      </w:r>
      <w:r>
        <w:rPr>
          <w:i/>
          <w:iCs/>
        </w:rPr>
        <w:t>Ecological Applications</w:t>
      </w:r>
      <w:r>
        <w:t xml:space="preserve">, </w:t>
      </w:r>
      <w:r>
        <w:rPr>
          <w:i/>
          <w:iCs/>
        </w:rPr>
        <w:t>31</w:t>
      </w:r>
      <w:r>
        <w:t xml:space="preserve">(3), e02274. </w:t>
      </w:r>
      <w:r w:rsidR="000551C3">
        <w:fldChar w:fldCharType="begin"/>
      </w:r>
      <w:r w:rsidR="000551C3">
        <w:instrText>HYPERLINK "https://doi.org/10.1002/eap.2274" \h</w:instrText>
      </w:r>
      <w:r w:rsidR="000551C3">
        <w:fldChar w:fldCharType="separate"/>
      </w:r>
      <w:r w:rsidR="000551C3">
        <w:rPr>
          <w:rStyle w:val="Hyperlink"/>
        </w:rPr>
        <w:t>https://doi.org/10.1002/eap.2274</w:t>
      </w:r>
      <w:r w:rsidR="000551C3">
        <w:fldChar w:fldCharType="end"/>
      </w:r>
    </w:p>
    <w:p w14:paraId="41FEB5AD" w14:textId="77777777" w:rsidR="000551C3" w:rsidRDefault="0019230A">
      <w:pPr>
        <w:pStyle w:val="Bibliography"/>
        <w:pPrChange w:id="411" w:author="Seamus Murphy" w:date="2026-09-23T07:08:00Z" w16du:dateUtc="2026-09-23T14:08:00Z">
          <w:pPr>
            <w:pStyle w:val="Bibliography"/>
            <w:spacing w:line="360" w:lineRule="auto"/>
          </w:pPr>
        </w:pPrChange>
      </w:pPr>
      <w:bookmarkStart w:id="412" w:name="ref-mccambridge1971"/>
      <w:bookmarkEnd w:id="410"/>
      <w:r>
        <w:t xml:space="preserve">McCambridge, W. F. (1971). Temperature limits of flight of the mountain pine beetle, Dendroctonus ponderosae. </w:t>
      </w:r>
      <w:r>
        <w:rPr>
          <w:i/>
          <w:iCs/>
        </w:rPr>
        <w:t>Annals of the Entomological Society of America</w:t>
      </w:r>
      <w:r>
        <w:t xml:space="preserve">, </w:t>
      </w:r>
      <w:r>
        <w:rPr>
          <w:i/>
          <w:iCs/>
        </w:rPr>
        <w:t>64</w:t>
      </w:r>
      <w:r>
        <w:t xml:space="preserve">(2), 534–535. </w:t>
      </w:r>
      <w:r w:rsidR="000551C3">
        <w:fldChar w:fldCharType="begin"/>
      </w:r>
      <w:r w:rsidR="000551C3">
        <w:instrText>HYPERLINK "https://doi.org/10.1093/aesa/64.2.534" \h</w:instrText>
      </w:r>
      <w:r w:rsidR="000551C3">
        <w:fldChar w:fldCharType="separate"/>
      </w:r>
      <w:r w:rsidR="000551C3">
        <w:rPr>
          <w:rStyle w:val="Hyperlink"/>
        </w:rPr>
        <w:t>https://doi.org/10.1093/aesa/64.2.534</w:t>
      </w:r>
      <w:r w:rsidR="000551C3">
        <w:fldChar w:fldCharType="end"/>
      </w:r>
    </w:p>
    <w:p w14:paraId="638C81FE" w14:textId="77777777" w:rsidR="000551C3" w:rsidRDefault="0019230A">
      <w:pPr>
        <w:pStyle w:val="Bibliography"/>
        <w:pPrChange w:id="413" w:author="Seamus Murphy" w:date="2026-09-23T07:08:00Z" w16du:dateUtc="2026-09-23T14:08:00Z">
          <w:pPr>
            <w:pStyle w:val="Bibliography"/>
            <w:spacing w:line="360" w:lineRule="auto"/>
          </w:pPr>
        </w:pPrChange>
      </w:pPr>
      <w:bookmarkStart w:id="414" w:name="ref-mccune2002"/>
      <w:bookmarkEnd w:id="412"/>
      <w:r>
        <w:t xml:space="preserve">McCune, B., &amp; Keon, D. (2002). Equations for potential annual direct incident radiation and heat load. </w:t>
      </w:r>
      <w:r>
        <w:rPr>
          <w:i/>
          <w:iCs/>
        </w:rPr>
        <w:t>Journal of Vegetation Science</w:t>
      </w:r>
      <w:r>
        <w:t xml:space="preserve">, </w:t>
      </w:r>
      <w:r>
        <w:rPr>
          <w:i/>
          <w:iCs/>
        </w:rPr>
        <w:t>13</w:t>
      </w:r>
      <w:r>
        <w:t xml:space="preserve">(4), 603–606. </w:t>
      </w:r>
      <w:r w:rsidR="000551C3">
        <w:fldChar w:fldCharType="begin"/>
      </w:r>
      <w:r w:rsidR="000551C3">
        <w:instrText>HYPERLINK "https://doi.org/10.1111/j.1654-1103.2002.tb02087.x" \h</w:instrText>
      </w:r>
      <w:r w:rsidR="000551C3">
        <w:fldChar w:fldCharType="separate"/>
      </w:r>
      <w:r w:rsidR="000551C3">
        <w:rPr>
          <w:rStyle w:val="Hyperlink"/>
        </w:rPr>
        <w:t>https://doi.org/10.1111/j.1654-1103.2002.tb02087.x</w:t>
      </w:r>
      <w:r w:rsidR="000551C3">
        <w:fldChar w:fldCharType="end"/>
      </w:r>
    </w:p>
    <w:p w14:paraId="0277883C" w14:textId="77777777" w:rsidR="007563CE" w:rsidRDefault="0019230A">
      <w:pPr>
        <w:pStyle w:val="Bibliography"/>
        <w:rPr>
          <w:ins w:id="415" w:author="Seamus Murphy" w:date="2026-09-23T07:08:00Z" w16du:dateUtc="2026-09-23T14:08:00Z"/>
        </w:rPr>
      </w:pPr>
      <w:bookmarkStart w:id="416" w:name="ref-mitchell1983thinning"/>
      <w:ins w:id="417" w:author="Seamus Murphy" w:date="2026-09-23T07:08:00Z" w16du:dateUtc="2026-09-23T14:08:00Z">
        <w:r>
          <w:t xml:space="preserve">Mitchell, R. G., Waring, R. H., &amp; Pitman, G. B. (1983). Thinning lodgepole pine increases tree vigor and resistance to mountain pine beetle. </w:t>
        </w:r>
        <w:r>
          <w:rPr>
            <w:i/>
            <w:iCs/>
          </w:rPr>
          <w:t>Forest Science</w:t>
        </w:r>
        <w:r>
          <w:t xml:space="preserve">, </w:t>
        </w:r>
        <w:r>
          <w:rPr>
            <w:i/>
            <w:iCs/>
          </w:rPr>
          <w:t>29</w:t>
        </w:r>
        <w:r>
          <w:t xml:space="preserve">(1), 204–211. </w:t>
        </w:r>
        <w:r>
          <w:fldChar w:fldCharType="begin"/>
        </w:r>
        <w:r>
          <w:instrText>HYPERLINK "https://doi.org/10.1093/forestscience/29.1.204" \h</w:instrText>
        </w:r>
        <w:r>
          <w:fldChar w:fldCharType="separate"/>
        </w:r>
        <w:r>
          <w:rPr>
            <w:rStyle w:val="Hyperlink"/>
          </w:rPr>
          <w:t>https://doi.org/10.1093/forestscience/29.1.204</w:t>
        </w:r>
        <w:r>
          <w:fldChar w:fldCharType="end"/>
        </w:r>
      </w:ins>
    </w:p>
    <w:p w14:paraId="2063C671" w14:textId="77777777" w:rsidR="000551C3" w:rsidRDefault="0019230A">
      <w:pPr>
        <w:pStyle w:val="Bibliography"/>
        <w:pPrChange w:id="418" w:author="Seamus Murphy" w:date="2026-09-23T07:08:00Z" w16du:dateUtc="2026-09-23T14:08:00Z">
          <w:pPr>
            <w:pStyle w:val="Bibliography"/>
            <w:spacing w:line="360" w:lineRule="auto"/>
          </w:pPr>
        </w:pPrChange>
      </w:pPr>
      <w:bookmarkStart w:id="419" w:name="ref-murphy2026"/>
      <w:bookmarkEnd w:id="414"/>
      <w:bookmarkEnd w:id="416"/>
      <w:r>
        <w:t>Murphy, S., Leslie, A., Wilson, J., &amp; Banks, L. 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w:t>
      </w:r>
      <w:r>
        <w:rPr>
          <w:i/>
          <w:iCs/>
        </w:rPr>
        <w:t>Forest Ecology and Management</w:t>
      </w:r>
      <w:r>
        <w:t xml:space="preserve">, </w:t>
      </w:r>
      <w:r>
        <w:rPr>
          <w:i/>
          <w:iCs/>
        </w:rPr>
        <w:t>618</w:t>
      </w:r>
      <w:r>
        <w:t xml:space="preserve">, 123985. </w:t>
      </w:r>
      <w:r w:rsidR="000551C3">
        <w:fldChar w:fldCharType="begin"/>
      </w:r>
      <w:r w:rsidR="000551C3">
        <w:instrText>HYPERLINK "https://doi.org/10.1016/j.foreco.2026.123985" \h</w:instrText>
      </w:r>
      <w:r w:rsidR="000551C3">
        <w:fldChar w:fldCharType="separate"/>
      </w:r>
      <w:r w:rsidR="000551C3">
        <w:rPr>
          <w:rStyle w:val="Hyperlink"/>
        </w:rPr>
        <w:t>https://doi.org/10.1016/j.foreco.2026.123985</w:t>
      </w:r>
      <w:r w:rsidR="000551C3">
        <w:fldChar w:fldCharType="end"/>
      </w:r>
    </w:p>
    <w:p w14:paraId="2EC0965F" w14:textId="77777777" w:rsidR="000551C3" w:rsidRDefault="0019230A">
      <w:pPr>
        <w:pStyle w:val="Bibliography"/>
        <w:pPrChange w:id="420" w:author="Seamus Murphy" w:date="2026-09-23T07:08:00Z" w16du:dateUtc="2026-09-23T14:08:00Z">
          <w:pPr>
            <w:pStyle w:val="Bibliography"/>
            <w:spacing w:line="360" w:lineRule="auto"/>
          </w:pPr>
        </w:pPrChange>
      </w:pPr>
      <w:bookmarkStart w:id="421" w:name="ref-nrcan2017"/>
      <w:bookmarkEnd w:id="419"/>
      <w:r>
        <w:t xml:space="preserve">Natural Resources Canada. (2017). </w:t>
      </w:r>
      <w:r>
        <w:rPr>
          <w:i/>
          <w:iCs/>
        </w:rPr>
        <w:t>High resolution digital elevation model (HRDEM) – CanElevation series</w:t>
      </w:r>
      <w:r>
        <w:t xml:space="preserve">. </w:t>
      </w:r>
      <w:r w:rsidR="000551C3">
        <w:fldChar w:fldCharType="begin"/>
      </w:r>
      <w:r w:rsidR="000551C3">
        <w:instrText>HYPERLINK "https://open.canada.ca/data/en/dataset/957782bf-847c-4644-a757-e383c0057995" \h</w:instrText>
      </w:r>
      <w:r w:rsidR="000551C3">
        <w:fldChar w:fldCharType="separate"/>
      </w:r>
      <w:r w:rsidR="000551C3">
        <w:rPr>
          <w:rStyle w:val="Hyperlink"/>
        </w:rPr>
        <w:t>https://open.canada.ca/data/en/dataset/957782bf-847c-4644-a757-e383c0057995</w:t>
      </w:r>
      <w:r w:rsidR="000551C3">
        <w:fldChar w:fldCharType="end"/>
      </w:r>
    </w:p>
    <w:p w14:paraId="6A89E2CC" w14:textId="77777777" w:rsidR="007563CE" w:rsidRDefault="0019230A">
      <w:pPr>
        <w:pStyle w:val="Bibliography"/>
        <w:rPr>
          <w:ins w:id="422" w:author="Seamus Murphy" w:date="2026-09-23T07:08:00Z" w16du:dateUtc="2026-09-23T14:08:00Z"/>
        </w:rPr>
      </w:pPr>
      <w:bookmarkStart w:id="423" w:name="ref-negron2018biological"/>
      <w:ins w:id="424" w:author="Seamus Murphy" w:date="2026-09-23T07:08:00Z" w16du:dateUtc="2026-09-23T14:08:00Z">
        <w:r>
          <w:t xml:space="preserve">Negrón, J. F. (2018). Biological aspects of mountain pine beetle in lodgepole pine stands of different densities in colorado, USA. </w:t>
        </w:r>
        <w:r>
          <w:rPr>
            <w:i/>
            <w:iCs/>
          </w:rPr>
          <w:t>Forests</w:t>
        </w:r>
        <w:r>
          <w:t xml:space="preserve">, </w:t>
        </w:r>
        <w:r>
          <w:rPr>
            <w:i/>
            <w:iCs/>
          </w:rPr>
          <w:t>10</w:t>
        </w:r>
        <w:r>
          <w:t xml:space="preserve">(1), 18. </w:t>
        </w:r>
        <w:r>
          <w:fldChar w:fldCharType="begin"/>
        </w:r>
        <w:r>
          <w:instrText>HYPERLINK "https://doi.org/10.3390/f10010018" \h</w:instrText>
        </w:r>
        <w:r>
          <w:fldChar w:fldCharType="separate"/>
        </w:r>
        <w:r>
          <w:rPr>
            <w:rStyle w:val="Hyperlink"/>
          </w:rPr>
          <w:t>https://doi.org/10.3390/f10010018</w:t>
        </w:r>
        <w:r>
          <w:fldChar w:fldCharType="end"/>
        </w:r>
      </w:ins>
    </w:p>
    <w:p w14:paraId="46CEA0B3" w14:textId="77777777" w:rsidR="007563CE" w:rsidRDefault="0019230A">
      <w:pPr>
        <w:pStyle w:val="Bibliography"/>
        <w:rPr>
          <w:ins w:id="425" w:author="Seamus Murphy" w:date="2026-09-23T07:08:00Z" w16du:dateUtc="2026-09-23T14:08:00Z"/>
        </w:rPr>
      </w:pPr>
      <w:bookmarkStart w:id="426" w:name="ref-nelson2007environmental"/>
      <w:bookmarkEnd w:id="423"/>
      <w:ins w:id="427" w:author="Seamus Murphy" w:date="2026-09-23T07:08:00Z" w16du:dateUtc="2026-09-23T14:08:00Z">
        <w:r>
          <w:t xml:space="preserve">Nelson, T. A., Boots, B., Wulder, M. A., &amp; Carroll, A. L. (2007). Environmental characteristics of mountain pine beetle infestation hot spots. </w:t>
        </w:r>
        <w:r>
          <w:rPr>
            <w:i/>
            <w:iCs/>
          </w:rPr>
          <w:t>Journal of Ecosystems and Management</w:t>
        </w:r>
        <w:r>
          <w:t xml:space="preserve">. </w:t>
        </w:r>
        <w:r>
          <w:fldChar w:fldCharType="begin"/>
        </w:r>
        <w:r>
          <w:instrText>HYPERLINK "https://doi.org/10.22230/jem.2007v8n1a367" \h</w:instrText>
        </w:r>
        <w:r>
          <w:fldChar w:fldCharType="separate"/>
        </w:r>
        <w:r>
          <w:rPr>
            <w:rStyle w:val="Hyperlink"/>
          </w:rPr>
          <w:t>https://doi.org/10.22230/jem.2007v8n1a367</w:t>
        </w:r>
        <w:r>
          <w:fldChar w:fldCharType="end"/>
        </w:r>
      </w:ins>
    </w:p>
    <w:p w14:paraId="2D5592A1" w14:textId="77777777" w:rsidR="000551C3" w:rsidRDefault="0019230A">
      <w:pPr>
        <w:pStyle w:val="Bibliography"/>
        <w:pPrChange w:id="428" w:author="Seamus Murphy" w:date="2026-09-23T07:08:00Z" w16du:dateUtc="2026-09-23T14:08:00Z">
          <w:pPr>
            <w:pStyle w:val="Bibliography"/>
            <w:spacing w:line="360" w:lineRule="auto"/>
          </w:pPr>
        </w:pPrChange>
      </w:pPr>
      <w:bookmarkStart w:id="429" w:name="ref-netherer2021"/>
      <w:bookmarkEnd w:id="421"/>
      <w:bookmarkEnd w:id="426"/>
      <w:r>
        <w:t xml:space="preserve">Netherer, S., Kandasamy, D., Jirosová, A., Kalinová, B., Schebeck, M., &amp; Schlyter, F. (2021). Interactions among Norway spruce, the bark beetle Ips typographus and its fungal symbionts in times of drought. </w:t>
      </w:r>
      <w:r>
        <w:rPr>
          <w:i/>
          <w:iCs/>
        </w:rPr>
        <w:t>Journal of Pest Science</w:t>
      </w:r>
      <w:r>
        <w:t xml:space="preserve">, </w:t>
      </w:r>
      <w:r>
        <w:rPr>
          <w:i/>
          <w:iCs/>
        </w:rPr>
        <w:t>94</w:t>
      </w:r>
      <w:r>
        <w:t xml:space="preserve">(3), 591–614. </w:t>
      </w:r>
      <w:r w:rsidR="000551C3">
        <w:fldChar w:fldCharType="begin"/>
      </w:r>
      <w:r w:rsidR="000551C3">
        <w:instrText>HYPERLINK "https://doi.org/10.1007/s10340-021-01341-y" \h</w:instrText>
      </w:r>
      <w:r w:rsidR="000551C3">
        <w:fldChar w:fldCharType="separate"/>
      </w:r>
      <w:r w:rsidR="000551C3">
        <w:rPr>
          <w:rStyle w:val="Hyperlink"/>
        </w:rPr>
        <w:t>https://doi.org/10.1007/s10340-021-01341-y</w:t>
      </w:r>
      <w:r w:rsidR="000551C3">
        <w:fldChar w:fldCharType="end"/>
      </w:r>
    </w:p>
    <w:p w14:paraId="46E6F557" w14:textId="77777777" w:rsidR="000551C3" w:rsidRDefault="0019230A">
      <w:pPr>
        <w:pStyle w:val="Bibliography"/>
        <w:pPrChange w:id="430" w:author="Seamus Murphy" w:date="2026-09-23T07:08:00Z" w16du:dateUtc="2026-09-23T14:08:00Z">
          <w:pPr>
            <w:pStyle w:val="Bibliography"/>
            <w:spacing w:line="360" w:lineRule="auto"/>
          </w:pPr>
        </w:pPrChange>
      </w:pPr>
      <w:bookmarkStart w:id="431" w:name="ref-pawson2021"/>
      <w:bookmarkEnd w:id="429"/>
      <w:r>
        <w:t xml:space="preserve">Pawson, S. M., Kerr, J. L., Kimberley, M. O., Meurisse, N., Somchit, C., &amp; Wardhaugh, C. W. (2021). Large-scale, multi-year, phenology modelling of forest insects in Pinus radiata plantations. </w:t>
      </w:r>
      <w:r>
        <w:rPr>
          <w:i/>
          <w:iCs/>
        </w:rPr>
        <w:t>Journal of Pest Science</w:t>
      </w:r>
      <w:r>
        <w:t xml:space="preserve">, </w:t>
      </w:r>
      <w:r>
        <w:rPr>
          <w:i/>
          <w:iCs/>
        </w:rPr>
        <w:t>94</w:t>
      </w:r>
      <w:r>
        <w:t xml:space="preserve">(4), 1375–1392. </w:t>
      </w:r>
      <w:r w:rsidR="000551C3">
        <w:fldChar w:fldCharType="begin"/>
      </w:r>
      <w:r w:rsidR="000551C3">
        <w:instrText>HYPERLINK "https://doi.org/10.1007/s10340-021-01328-9" \h</w:instrText>
      </w:r>
      <w:r w:rsidR="000551C3">
        <w:fldChar w:fldCharType="separate"/>
      </w:r>
      <w:r w:rsidR="000551C3">
        <w:rPr>
          <w:rStyle w:val="Hyperlink"/>
        </w:rPr>
        <w:t>https://doi.org/10.1007/s10340-021-01328-9</w:t>
      </w:r>
      <w:r w:rsidR="000551C3">
        <w:fldChar w:fldCharType="end"/>
      </w:r>
    </w:p>
    <w:p w14:paraId="255EF60E" w14:textId="77777777" w:rsidR="000551C3" w:rsidRDefault="0019230A">
      <w:pPr>
        <w:pStyle w:val="Bibliography"/>
        <w:pPrChange w:id="432" w:author="Seamus Murphy" w:date="2026-09-23T07:08:00Z" w16du:dateUtc="2026-09-23T14:08:00Z">
          <w:pPr>
            <w:pStyle w:val="Bibliography"/>
            <w:spacing w:line="360" w:lineRule="auto"/>
          </w:pPr>
        </w:pPrChange>
      </w:pPr>
      <w:bookmarkStart w:id="433" w:name="ref-plattner2004"/>
      <w:bookmarkEnd w:id="431"/>
      <w:r>
        <w:t xml:space="preserve">Plattner, C., Braun, L. N., &amp; Brenning, A. (2004). Spatial variability of snow accumulation on Vernagtferner, Austrian Alps, in winter 2003/2004. </w:t>
      </w:r>
      <w:r>
        <w:rPr>
          <w:i/>
          <w:iCs/>
        </w:rPr>
        <w:t>Zeitschrift für Gletscherkunde Und Glazialgeologie</w:t>
      </w:r>
      <w:r>
        <w:t xml:space="preserve">, </w:t>
      </w:r>
      <w:r>
        <w:rPr>
          <w:i/>
          <w:iCs/>
        </w:rPr>
        <w:t>39</w:t>
      </w:r>
      <w:r>
        <w:t>, 43–57.</w:t>
      </w:r>
    </w:p>
    <w:p w14:paraId="47123CB2" w14:textId="77777777" w:rsidR="000551C3" w:rsidRDefault="0019230A">
      <w:pPr>
        <w:pStyle w:val="Bibliography"/>
        <w:pPrChange w:id="434" w:author="Seamus Murphy" w:date="2026-09-23T07:08:00Z" w16du:dateUtc="2026-09-23T14:08:00Z">
          <w:pPr>
            <w:pStyle w:val="Bibliography"/>
            <w:spacing w:line="360" w:lineRule="auto"/>
          </w:pPr>
        </w:pPrChange>
      </w:pPr>
      <w:bookmarkStart w:id="435" w:name="ref-powell2014"/>
      <w:bookmarkEnd w:id="433"/>
      <w:r>
        <w:t xml:space="preserve">Powell, J. A., &amp; Bentz, B. J. (2014). Phenology and density-dependent dispersal predict patterns of mountain pine beetle (Dendroctonus ponderosae) impact. </w:t>
      </w:r>
      <w:r>
        <w:rPr>
          <w:i/>
          <w:iCs/>
        </w:rPr>
        <w:t>Ecological Modelling</w:t>
      </w:r>
      <w:r>
        <w:t xml:space="preserve">, </w:t>
      </w:r>
      <w:r>
        <w:rPr>
          <w:i/>
          <w:iCs/>
        </w:rPr>
        <w:t>273</w:t>
      </w:r>
      <w:r>
        <w:t xml:space="preserve">, 173–185. </w:t>
      </w:r>
      <w:r w:rsidR="000551C3">
        <w:fldChar w:fldCharType="begin"/>
      </w:r>
      <w:r w:rsidR="000551C3">
        <w:instrText>HYPERLINK "https://doi.org/10.1016/j.ecolmodel.2013.10.034" \h</w:instrText>
      </w:r>
      <w:r w:rsidR="000551C3">
        <w:fldChar w:fldCharType="separate"/>
      </w:r>
      <w:r w:rsidR="000551C3">
        <w:rPr>
          <w:rStyle w:val="Hyperlink"/>
        </w:rPr>
        <w:t>https://doi.org/10.1016/j.ecolmodel.2013.10.034</w:t>
      </w:r>
      <w:r w:rsidR="000551C3">
        <w:fldChar w:fldCharType="end"/>
      </w:r>
    </w:p>
    <w:p w14:paraId="49B1B892" w14:textId="77777777" w:rsidR="007563CE" w:rsidRDefault="0019230A">
      <w:pPr>
        <w:pStyle w:val="Bibliography"/>
        <w:rPr>
          <w:ins w:id="436" w:author="Seamus Murphy" w:date="2026-09-23T07:08:00Z" w16du:dateUtc="2026-09-23T14:08:00Z"/>
        </w:rPr>
      </w:pPr>
      <w:bookmarkStart w:id="437" w:name="ref-preisler2012climate"/>
      <w:ins w:id="438" w:author="Seamus Murphy" w:date="2026-09-23T07:08:00Z" w16du:dateUtc="2026-09-23T14:08:00Z">
        <w:r>
          <w:t xml:space="preserve">Preisler, H. K., Hicke, J. A., Ager, A. A., &amp; Hayes, J. L. (2012). Climate and weather influences on spatial temporal patterns of mountain pine beetle populations in washington and oregon. </w:t>
        </w:r>
        <w:r>
          <w:rPr>
            <w:i/>
            <w:iCs/>
          </w:rPr>
          <w:t>Ecology</w:t>
        </w:r>
        <w:r>
          <w:t xml:space="preserve">, </w:t>
        </w:r>
        <w:r>
          <w:rPr>
            <w:i/>
            <w:iCs/>
          </w:rPr>
          <w:t>93</w:t>
        </w:r>
        <w:r>
          <w:t xml:space="preserve">(11), 2421–2434. </w:t>
        </w:r>
        <w:r>
          <w:fldChar w:fldCharType="begin"/>
        </w:r>
        <w:r>
          <w:instrText>HYPERLINK "https://doi.org/10.1890/11-1412.1" \h</w:instrText>
        </w:r>
        <w:r>
          <w:fldChar w:fldCharType="separate"/>
        </w:r>
        <w:r>
          <w:rPr>
            <w:rStyle w:val="Hyperlink"/>
          </w:rPr>
          <w:t>https://doi.org/10.1890/11-1412.1</w:t>
        </w:r>
        <w:r>
          <w:fldChar w:fldCharType="end"/>
        </w:r>
      </w:ins>
    </w:p>
    <w:p w14:paraId="4202841E" w14:textId="77777777" w:rsidR="007563CE" w:rsidRDefault="0019230A">
      <w:pPr>
        <w:pStyle w:val="Bibliography"/>
        <w:rPr>
          <w:ins w:id="439" w:author="Seamus Murphy" w:date="2026-09-23T07:08:00Z" w16du:dateUtc="2026-09-23T14:08:00Z"/>
        </w:rPr>
      </w:pPr>
      <w:bookmarkStart w:id="440" w:name="ref-preisler1993colonization"/>
      <w:bookmarkEnd w:id="437"/>
      <w:ins w:id="441" w:author="Seamus Murphy" w:date="2026-09-23T07:08:00Z" w16du:dateUtc="2026-09-23T14:08:00Z">
        <w:r>
          <w:t xml:space="preserve">Preisler, H. K., &amp; Mitchell, R. G. (1993). Colonization patterns of the mountain pine beetle in thinned and unthinned lodgepole pine stands. </w:t>
        </w:r>
        <w:r>
          <w:rPr>
            <w:i/>
            <w:iCs/>
          </w:rPr>
          <w:t>Forest Science</w:t>
        </w:r>
        <w:r>
          <w:t xml:space="preserve">, </w:t>
        </w:r>
        <w:r>
          <w:rPr>
            <w:i/>
            <w:iCs/>
          </w:rPr>
          <w:t>39</w:t>
        </w:r>
        <w:r>
          <w:t xml:space="preserve">(3), 528–545. </w:t>
        </w:r>
        <w:r>
          <w:fldChar w:fldCharType="begin"/>
        </w:r>
        <w:r>
          <w:instrText>HYPERLINK "https://doi.org/10.1093/forestscience/39.3.528" \h</w:instrText>
        </w:r>
        <w:r>
          <w:fldChar w:fldCharType="separate"/>
        </w:r>
        <w:r>
          <w:rPr>
            <w:rStyle w:val="Hyperlink"/>
          </w:rPr>
          <w:t>https://doi.org/10.1093/forestscience/39.3.528</w:t>
        </w:r>
        <w:r>
          <w:fldChar w:fldCharType="end"/>
        </w:r>
      </w:ins>
    </w:p>
    <w:p w14:paraId="75934CE2" w14:textId="77777777" w:rsidR="007563CE" w:rsidRDefault="0019230A">
      <w:pPr>
        <w:pStyle w:val="Bibliography"/>
        <w:rPr>
          <w:ins w:id="442" w:author="Seamus Murphy" w:date="2026-09-23T07:08:00Z" w16du:dateUtc="2026-09-23T14:08:00Z"/>
        </w:rPr>
      </w:pPr>
      <w:bookmarkStart w:id="443" w:name="ref-raffa2008cross"/>
      <w:bookmarkEnd w:id="440"/>
      <w:ins w:id="444" w:author="Seamus Murphy" w:date="2026-09-23T07:08:00Z" w16du:dateUtc="2026-09-23T14:08:00Z">
        <w:r>
          <w:t xml:space="preserve">Raffa, K. F., Aukema, B. H., Bentz, B. J., Carroll, A. L., Hicke, J. A., Turner, M. G., &amp; Romme, W. H. (2008). Cross-scale drivers of natural disturbances prone to anthropogenic amplification: The dynamics of bark beetle eruptions. </w:t>
        </w:r>
        <w:r>
          <w:rPr>
            <w:i/>
            <w:iCs/>
          </w:rPr>
          <w:t>BioScience</w:t>
        </w:r>
        <w:r>
          <w:t xml:space="preserve">, </w:t>
        </w:r>
        <w:r>
          <w:rPr>
            <w:i/>
            <w:iCs/>
          </w:rPr>
          <w:t>58</w:t>
        </w:r>
        <w:r>
          <w:t xml:space="preserve">(6), 501–517. </w:t>
        </w:r>
        <w:r>
          <w:fldChar w:fldCharType="begin"/>
        </w:r>
        <w:r>
          <w:instrText>HYPERLINK "https://doi.org/10.1641/b580607" \h</w:instrText>
        </w:r>
        <w:r>
          <w:fldChar w:fldCharType="separate"/>
        </w:r>
        <w:r>
          <w:rPr>
            <w:rStyle w:val="Hyperlink"/>
          </w:rPr>
          <w:t>https://doi.org/10.1641/b580607</w:t>
        </w:r>
        <w:r>
          <w:fldChar w:fldCharType="end"/>
        </w:r>
      </w:ins>
    </w:p>
    <w:p w14:paraId="2EF98013" w14:textId="77777777" w:rsidR="007563CE" w:rsidRDefault="0019230A">
      <w:pPr>
        <w:pStyle w:val="Bibliography"/>
        <w:rPr>
          <w:ins w:id="445" w:author="Seamus Murphy" w:date="2026-09-23T07:08:00Z" w16du:dateUtc="2026-09-23T14:08:00Z"/>
        </w:rPr>
      </w:pPr>
      <w:bookmarkStart w:id="446" w:name="ref-ramazi2021outbreaks"/>
      <w:bookmarkEnd w:id="443"/>
      <w:ins w:id="447" w:author="Seamus Murphy" w:date="2026-09-23T07:08:00Z" w16du:dateUtc="2026-09-23T14:08:00Z">
        <w:r>
          <w:t xml:space="preserve">Ramazi, P., Kunegel‐Lion, M., Greiner, R., &amp; Lewis, M. A. (2021). Predicting insect outbreaks using machine learning: A mountain pine beetle case study. </w:t>
        </w:r>
        <w:r>
          <w:rPr>
            <w:i/>
            <w:iCs/>
          </w:rPr>
          <w:t>Ecology and Evolution</w:t>
        </w:r>
        <w:r>
          <w:t xml:space="preserve">, </w:t>
        </w:r>
        <w:r>
          <w:rPr>
            <w:i/>
            <w:iCs/>
          </w:rPr>
          <w:t>11</w:t>
        </w:r>
        <w:r>
          <w:t xml:space="preserve">(19), 13014–13028. </w:t>
        </w:r>
        <w:r>
          <w:fldChar w:fldCharType="begin"/>
        </w:r>
        <w:r>
          <w:instrText>HYPERLINK "https://doi.org/10.1002/ece3.7921" \h</w:instrText>
        </w:r>
        <w:r>
          <w:fldChar w:fldCharType="separate"/>
        </w:r>
        <w:r>
          <w:rPr>
            <w:rStyle w:val="Hyperlink"/>
          </w:rPr>
          <w:t>https://doi.org/10.1002/ece3.7921</w:t>
        </w:r>
        <w:r>
          <w:fldChar w:fldCharType="end"/>
        </w:r>
      </w:ins>
    </w:p>
    <w:p w14:paraId="34B32A0D" w14:textId="77777777" w:rsidR="007563CE" w:rsidRDefault="0019230A">
      <w:pPr>
        <w:pStyle w:val="Bibliography"/>
        <w:rPr>
          <w:ins w:id="448" w:author="Seamus Murphy" w:date="2026-09-23T07:08:00Z" w16du:dateUtc="2026-09-23T14:08:00Z"/>
        </w:rPr>
      </w:pPr>
      <w:bookmarkStart w:id="449" w:name="ref-robertson2007mountain"/>
      <w:bookmarkEnd w:id="446"/>
      <w:ins w:id="450" w:author="Seamus Murphy" w:date="2026-09-23T07:08:00Z" w16du:dateUtc="2026-09-23T14:08:00Z">
        <w:r>
          <w:t xml:space="preserve">Robertson, C., Nelson, T. A., &amp; Boots, B. (2007). Mountain pine beetle dispersal: The spatial–temporal interaction of infestations. </w:t>
        </w:r>
        <w:r>
          <w:rPr>
            <w:i/>
            <w:iCs/>
          </w:rPr>
          <w:t>Forest Science</w:t>
        </w:r>
        <w:r>
          <w:t xml:space="preserve">, </w:t>
        </w:r>
        <w:r>
          <w:rPr>
            <w:i/>
            <w:iCs/>
          </w:rPr>
          <w:t>53</w:t>
        </w:r>
        <w:r>
          <w:t xml:space="preserve">(3), 395–405. </w:t>
        </w:r>
        <w:r>
          <w:fldChar w:fldCharType="begin"/>
        </w:r>
        <w:r>
          <w:instrText>HYPERLINK "https://doi.org/10.1093/forestscience/53.3.395" \h</w:instrText>
        </w:r>
        <w:r>
          <w:fldChar w:fldCharType="separate"/>
        </w:r>
        <w:r>
          <w:rPr>
            <w:rStyle w:val="Hyperlink"/>
          </w:rPr>
          <w:t>https://doi.org/10.1093/forestscience/53.3.395</w:t>
        </w:r>
        <w:r>
          <w:fldChar w:fldCharType="end"/>
        </w:r>
      </w:ins>
    </w:p>
    <w:p w14:paraId="21AF48B1" w14:textId="77777777" w:rsidR="000551C3" w:rsidRDefault="0019230A">
      <w:pPr>
        <w:pStyle w:val="Bibliography"/>
        <w:pPrChange w:id="451" w:author="Seamus Murphy" w:date="2026-09-23T07:08:00Z" w16du:dateUtc="2026-09-23T14:08:00Z">
          <w:pPr>
            <w:pStyle w:val="Bibliography"/>
            <w:spacing w:line="360" w:lineRule="auto"/>
          </w:pPr>
        </w:pPrChange>
      </w:pPr>
      <w:bookmarkStart w:id="452" w:name="ref-safranyik2006chap1"/>
      <w:bookmarkEnd w:id="435"/>
      <w:bookmarkEnd w:id="449"/>
      <w:r>
        <w:t xml:space="preserve">Safranyik, L., &amp; Carroll, A. L. (2006). The biology and epidemiology of the mountain pine beetle in lodgepole pine forests. In L. Safranyik &amp; B. Wilson (Eds.), </w:t>
      </w:r>
      <w:r>
        <w:rPr>
          <w:i/>
          <w:iCs/>
        </w:rPr>
        <w:t>The mountain pine beetle: A synthesis of biology, management, and impacts on lodgepole pine</w:t>
      </w:r>
      <w:r>
        <w:t xml:space="preserve"> (pp. 3–66). Natural Resources Canada, Canadian Forest Service, Pacific Forestry Centre.</w:t>
      </w:r>
    </w:p>
    <w:p w14:paraId="1CD7AEBD" w14:textId="77777777" w:rsidR="007563CE" w:rsidRDefault="0019230A">
      <w:pPr>
        <w:pStyle w:val="Bibliography"/>
        <w:rPr>
          <w:ins w:id="453" w:author="Seamus Murphy" w:date="2026-09-23T07:08:00Z" w16du:dateUtc="2026-09-23T14:08:00Z"/>
        </w:rPr>
      </w:pPr>
      <w:bookmarkStart w:id="454" w:name="ref-safranyik1992"/>
      <w:bookmarkEnd w:id="452"/>
      <w:del w:id="455" w:author="Seamus Murphy" w:date="2026-09-23T07:08:00Z" w16du:dateUtc="2026-09-23T14:08:00Z">
        <w:r>
          <w:delText>Safranyik, L., Linton, D. A., Silversides, R., &amp; McMullen, L. H</w:delText>
        </w:r>
      </w:del>
      <w:moveFromRangeStart w:id="456" w:author="Seamus Murphy" w:date="2026-09-23T07:08:00Z" w:name="move241039737"/>
      <w:moveFrom w:id="457" w:author="Seamus Murphy" w:date="2026-09-23T07:08:00Z" w16du:dateUtc="2026-09-23T14:08:00Z">
        <w:r>
          <w:t xml:space="preserve">. (1992). </w:t>
        </w:r>
      </w:moveFrom>
      <w:bookmarkStart w:id="458" w:name="ref-sambaraju2012climate"/>
      <w:moveFromRangeEnd w:id="456"/>
      <w:ins w:id="459" w:author="Seamus Murphy" w:date="2026-09-23T07:08:00Z" w16du:dateUtc="2026-09-23T14:08:00Z">
        <w:r>
          <w:t xml:space="preserve">Sambaraju, K. R., Carroll, A. L., Zhu, J., Stahl, K., Moore, R. D., &amp; Aukema, B. H. (2012). Climate change could alter the distribution of mountain pine beetle outbreaks in western canada. </w:t>
        </w:r>
        <w:r>
          <w:rPr>
            <w:i/>
            <w:iCs/>
          </w:rPr>
          <w:t>Ecography</w:t>
        </w:r>
        <w:r>
          <w:t xml:space="preserve">, </w:t>
        </w:r>
        <w:r>
          <w:rPr>
            <w:i/>
            <w:iCs/>
          </w:rPr>
          <w:t>35</w:t>
        </w:r>
        <w:r>
          <w:t xml:space="preserve">(3), 211–223. </w:t>
        </w:r>
        <w:r>
          <w:fldChar w:fldCharType="begin"/>
        </w:r>
        <w:r>
          <w:instrText>HYPERLINK "https://doi.org/10.1111/j.1600-0587.2011.06847.x" \h</w:instrText>
        </w:r>
        <w:r>
          <w:fldChar w:fldCharType="separate"/>
        </w:r>
        <w:r>
          <w:rPr>
            <w:rStyle w:val="Hyperlink"/>
          </w:rPr>
          <w:t>https://doi.org/10.1111/j.1600-0587.2011.06847.x</w:t>
        </w:r>
        <w:r>
          <w:fldChar w:fldCharType="end"/>
        </w:r>
      </w:ins>
    </w:p>
    <w:bookmarkEnd w:id="458"/>
    <w:p w14:paraId="5C84617A" w14:textId="77777777" w:rsidR="000551C3" w:rsidRDefault="0019230A" w:rsidP="005C42F3">
      <w:pPr>
        <w:pStyle w:val="Bibliography"/>
        <w:spacing w:line="360" w:lineRule="auto"/>
        <w:rPr>
          <w:del w:id="460" w:author="Seamus Murphy" w:date="2026-09-23T07:08:00Z" w16du:dateUtc="2026-09-23T14:08:00Z"/>
        </w:rPr>
      </w:pPr>
      <w:del w:id="461" w:author="Seamus Murphy" w:date="2026-09-23T07:08:00Z" w16du:dateUtc="2026-09-23T14:08:00Z">
        <w:r>
          <w:delText xml:space="preserve">Dispersal of released mountain pine beetles under the canopy of a mature lodgepole pine stand. </w:delText>
        </w:r>
        <w:r>
          <w:rPr>
            <w:i/>
            <w:iCs/>
          </w:rPr>
          <w:delText>Journal of Applied Entomology</w:delText>
        </w:r>
        <w:r>
          <w:delText xml:space="preserve">, </w:delText>
        </w:r>
        <w:r>
          <w:rPr>
            <w:i/>
            <w:iCs/>
          </w:rPr>
          <w:delText>113</w:delText>
        </w:r>
        <w:r>
          <w:delText xml:space="preserve">(1-5), 441–450. </w:delText>
        </w:r>
        <w:r w:rsidR="000551C3">
          <w:fldChar w:fldCharType="begin"/>
        </w:r>
        <w:r w:rsidR="000551C3">
          <w:delInstrText>HYPERLINK "https://doi.org/10.1111/j.1439-0418.1992.tb00687.x" \h</w:delInstrText>
        </w:r>
        <w:r w:rsidR="000551C3">
          <w:fldChar w:fldCharType="separate"/>
        </w:r>
        <w:r w:rsidR="000551C3">
          <w:rPr>
            <w:rStyle w:val="Hyperlink"/>
          </w:rPr>
          <w:delText>https://doi.org/10.1111/j.1439-0418.1992.tb00687.x</w:delText>
        </w:r>
        <w:r w:rsidR="000551C3">
          <w:fldChar w:fldCharType="end"/>
        </w:r>
      </w:del>
    </w:p>
    <w:p w14:paraId="5D9C617B" w14:textId="77777777" w:rsidR="000551C3" w:rsidRDefault="0019230A" w:rsidP="005C42F3">
      <w:pPr>
        <w:pStyle w:val="Bibliography"/>
        <w:spacing w:line="360" w:lineRule="auto"/>
        <w:rPr>
          <w:del w:id="462" w:author="Seamus Murphy" w:date="2026-09-23T07:08:00Z" w16du:dateUtc="2026-09-23T14:08:00Z"/>
        </w:rPr>
      </w:pPr>
      <w:bookmarkStart w:id="463" w:name="ref-safranyik1989"/>
      <w:bookmarkEnd w:id="454"/>
      <w:del w:id="464" w:author="Seamus Murphy" w:date="2026-09-23T07:08:00Z" w16du:dateUtc="2026-09-23T14:08:00Z">
        <w:r>
          <w:delText xml:space="preserve">Safranyik, L., Silversides, R., McMullen, L. H., &amp; Linton, D. A. (1989). An empirical approach to modeling the local dispersal of the mountain pine beetle (Dendroctonus ponderosae Hopk.) (Col., Scolytidae) in relation to sources of attraction, wind direction and speed. </w:delText>
        </w:r>
        <w:r>
          <w:rPr>
            <w:i/>
            <w:iCs/>
          </w:rPr>
          <w:delText>Journal of Applied Entomology</w:delText>
        </w:r>
        <w:r>
          <w:delText xml:space="preserve">, </w:delText>
        </w:r>
        <w:r>
          <w:rPr>
            <w:i/>
            <w:iCs/>
          </w:rPr>
          <w:delText>108</w:delText>
        </w:r>
        <w:r>
          <w:delText xml:space="preserve">(1-5), 498–511. </w:delText>
        </w:r>
        <w:r w:rsidR="000551C3">
          <w:fldChar w:fldCharType="begin"/>
        </w:r>
        <w:r w:rsidR="000551C3">
          <w:delInstrText>HYPERLINK "https://doi.org/10.1111/j.1439-0418.1989.tb00484.x" \h</w:delInstrText>
        </w:r>
        <w:r w:rsidR="000551C3">
          <w:fldChar w:fldCharType="separate"/>
        </w:r>
        <w:r w:rsidR="000551C3">
          <w:rPr>
            <w:rStyle w:val="Hyperlink"/>
          </w:rPr>
          <w:delText>https://doi.org/10.1111/j.1439-0418.1989.tb00484.x</w:delText>
        </w:r>
        <w:r w:rsidR="000551C3">
          <w:fldChar w:fldCharType="end"/>
        </w:r>
      </w:del>
    </w:p>
    <w:p w14:paraId="5354958E" w14:textId="77777777" w:rsidR="000551C3" w:rsidRDefault="0019230A">
      <w:pPr>
        <w:pStyle w:val="Bibliography"/>
        <w:pPrChange w:id="465" w:author="Seamus Murphy" w:date="2026-09-23T07:08:00Z" w16du:dateUtc="2026-09-23T14:08:00Z">
          <w:pPr>
            <w:pStyle w:val="Bibliography"/>
            <w:spacing w:line="360" w:lineRule="auto"/>
          </w:pPr>
        </w:pPrChange>
      </w:pPr>
      <w:bookmarkStart w:id="466" w:name="ref-sambaraju2021"/>
      <w:bookmarkEnd w:id="463"/>
      <w:r>
        <w:t xml:space="preserve">Sambaraju, K. R., &amp; Goodsman, D. W. (2021). Mountain pine beetle: An example of a climate-driven eruptive insect impacting conifer forest ecosystems. </w:t>
      </w:r>
      <w:r>
        <w:rPr>
          <w:i/>
          <w:iCs/>
        </w:rPr>
        <w:t>CAB Reviews</w:t>
      </w:r>
      <w:r>
        <w:t xml:space="preserve">, </w:t>
      </w:r>
      <w:r>
        <w:rPr>
          <w:i/>
          <w:iCs/>
        </w:rPr>
        <w:t>16</w:t>
      </w:r>
      <w:r>
        <w:t xml:space="preserve">(018). </w:t>
      </w:r>
      <w:r w:rsidR="000551C3">
        <w:fldChar w:fldCharType="begin"/>
      </w:r>
      <w:r w:rsidR="000551C3">
        <w:instrText>HYPERLINK "https://doi.org/10.1079/PAVSNNR202116018" \h</w:instrText>
      </w:r>
      <w:r w:rsidR="000551C3">
        <w:fldChar w:fldCharType="separate"/>
      </w:r>
      <w:r w:rsidR="000551C3">
        <w:rPr>
          <w:rStyle w:val="Hyperlink"/>
        </w:rPr>
        <w:t>https://doi.org/10.1079/PAVSNNR202116018</w:t>
      </w:r>
      <w:r w:rsidR="000551C3">
        <w:fldChar w:fldCharType="end"/>
      </w:r>
    </w:p>
    <w:p w14:paraId="45E99703" w14:textId="77777777" w:rsidR="007563CE" w:rsidRDefault="0019230A">
      <w:pPr>
        <w:pStyle w:val="Bibliography"/>
        <w:rPr>
          <w:ins w:id="467" w:author="Seamus Murphy" w:date="2026-09-23T07:08:00Z" w16du:dateUtc="2026-09-23T14:08:00Z"/>
        </w:rPr>
      </w:pPr>
      <w:ins w:id="468" w:author="Seamus Murphy" w:date="2026-09-23T07:08:00Z" w16du:dateUtc="2026-09-23T14:08:00Z">
        <w:r>
          <w:t>Schmid, J. M., Mata, S. A., &amp; Schmidt, R. A</w:t>
        </w:r>
      </w:ins>
      <w:moveToRangeStart w:id="469" w:author="Seamus Murphy" w:date="2026-09-23T07:08:00Z" w:name="move241039737"/>
      <w:moveTo w:id="470" w:author="Seamus Murphy" w:date="2026-09-23T07:08:00Z" w16du:dateUtc="2026-09-23T14:08:00Z">
        <w:r>
          <w:t xml:space="preserve">. (1992). </w:t>
        </w:r>
      </w:moveTo>
      <w:moveToRangeEnd w:id="469"/>
      <w:ins w:id="471" w:author="Seamus Murphy" w:date="2026-09-23T07:08:00Z" w16du:dateUtc="2026-09-23T14:08:00Z">
        <w:r>
          <w:t xml:space="preserve">Bark temperature patterns in mountain pine beetle susceptible stands of lodgepole pine in the central rockies. </w:t>
        </w:r>
        <w:r>
          <w:rPr>
            <w:i/>
            <w:iCs/>
          </w:rPr>
          <w:t>Canadian Journal of Forest Research</w:t>
        </w:r>
        <w:r>
          <w:t xml:space="preserve">, </w:t>
        </w:r>
        <w:r>
          <w:rPr>
            <w:i/>
            <w:iCs/>
          </w:rPr>
          <w:t>22</w:t>
        </w:r>
        <w:r>
          <w:t xml:space="preserve">(11), 1669–1675. </w:t>
        </w:r>
        <w:r>
          <w:fldChar w:fldCharType="begin"/>
        </w:r>
        <w:r>
          <w:instrText>HYPERLINK "https://doi.org/10.1139/x92-220" \h</w:instrText>
        </w:r>
        <w:r>
          <w:fldChar w:fldCharType="separate"/>
        </w:r>
        <w:r>
          <w:rPr>
            <w:rStyle w:val="Hyperlink"/>
          </w:rPr>
          <w:t>https://doi.org/10.1139/x92-220</w:t>
        </w:r>
        <w:r>
          <w:fldChar w:fldCharType="end"/>
        </w:r>
      </w:ins>
    </w:p>
    <w:p w14:paraId="2D5325C2" w14:textId="77777777" w:rsidR="007563CE" w:rsidRDefault="0019230A">
      <w:pPr>
        <w:pStyle w:val="Bibliography"/>
        <w:rPr>
          <w:ins w:id="472" w:author="Seamus Murphy" w:date="2026-09-23T07:08:00Z" w16du:dateUtc="2026-09-23T14:08:00Z"/>
        </w:rPr>
      </w:pPr>
      <w:bookmarkStart w:id="473" w:name="ref-shore2000susceptibility"/>
      <w:ins w:id="474" w:author="Seamus Murphy" w:date="2026-09-23T07:08:00Z" w16du:dateUtc="2026-09-23T14:08:00Z">
        <w:r>
          <w:t xml:space="preserve">Shore, T. L., Safranyik, L., &amp; Lemieux, J. P. (2000). Susceptibility of lodgepole pine stands to the mountain pine beetle: Testing of a rating system. </w:t>
        </w:r>
        <w:r>
          <w:rPr>
            <w:i/>
            <w:iCs/>
          </w:rPr>
          <w:t>Canadian Journal of Forest Research</w:t>
        </w:r>
        <w:r>
          <w:t xml:space="preserve">, </w:t>
        </w:r>
        <w:r>
          <w:rPr>
            <w:i/>
            <w:iCs/>
          </w:rPr>
          <w:t>30</w:t>
        </w:r>
        <w:r>
          <w:t xml:space="preserve">(1), 44–49. </w:t>
        </w:r>
        <w:r>
          <w:fldChar w:fldCharType="begin"/>
        </w:r>
        <w:r>
          <w:instrText>HYPERLINK "https://doi.org/10.1139/x99-182" \h</w:instrText>
        </w:r>
        <w:r>
          <w:fldChar w:fldCharType="separate"/>
        </w:r>
        <w:r>
          <w:rPr>
            <w:rStyle w:val="Hyperlink"/>
          </w:rPr>
          <w:t>https://doi.org/10.1139/x99-182</w:t>
        </w:r>
        <w:r>
          <w:fldChar w:fldCharType="end"/>
        </w:r>
      </w:ins>
    </w:p>
    <w:p w14:paraId="69DC4AE2" w14:textId="77777777" w:rsidR="007563CE" w:rsidRDefault="0019230A">
      <w:pPr>
        <w:pStyle w:val="Bibliography"/>
        <w:rPr>
          <w:ins w:id="475" w:author="Seamus Murphy" w:date="2026-09-23T07:08:00Z" w16du:dateUtc="2026-09-23T14:08:00Z"/>
        </w:rPr>
      </w:pPr>
      <w:bookmarkStart w:id="476" w:name="ref-simard2011what"/>
      <w:bookmarkEnd w:id="473"/>
      <w:ins w:id="477" w:author="Seamus Murphy" w:date="2026-09-23T07:08:00Z" w16du:dateUtc="2026-09-23T14:08:00Z">
        <w:r>
          <w:t xml:space="preserve">Simard, M., Powell, E. N., Raffa, K. F., &amp; Turner, M. G. (2011). What explains landscape patterns of tree mortality caused by bark beetle outbreaks in greater yellowstone? </w:t>
        </w:r>
        <w:r>
          <w:rPr>
            <w:i/>
            <w:iCs/>
          </w:rPr>
          <w:t>Global Ecology and Biogeography</w:t>
        </w:r>
        <w:r>
          <w:t xml:space="preserve">, </w:t>
        </w:r>
        <w:r>
          <w:rPr>
            <w:i/>
            <w:iCs/>
          </w:rPr>
          <w:t>21</w:t>
        </w:r>
        <w:r>
          <w:t xml:space="preserve">(5), 556–567. </w:t>
        </w:r>
        <w:r>
          <w:fldChar w:fldCharType="begin"/>
        </w:r>
        <w:r>
          <w:instrText>HYPERLINK "https://doi.org/10.1111/j.1466-8238.2011.00710.x" \h</w:instrText>
        </w:r>
        <w:r>
          <w:fldChar w:fldCharType="separate"/>
        </w:r>
        <w:r>
          <w:rPr>
            <w:rStyle w:val="Hyperlink"/>
          </w:rPr>
          <w:t>https://doi.org/10.1111/j.1466-8238.2011.00710.x</w:t>
        </w:r>
        <w:r>
          <w:fldChar w:fldCharType="end"/>
        </w:r>
      </w:ins>
    </w:p>
    <w:p w14:paraId="43319DE9" w14:textId="77777777" w:rsidR="007563CE" w:rsidRDefault="0019230A">
      <w:pPr>
        <w:pStyle w:val="Bibliography"/>
        <w:rPr>
          <w:ins w:id="478" w:author="Seamus Murphy" w:date="2026-09-23T07:08:00Z" w16du:dateUtc="2026-09-23T14:08:00Z"/>
        </w:rPr>
      </w:pPr>
      <w:bookmarkStart w:id="479" w:name="ref-six2014management"/>
      <w:bookmarkEnd w:id="476"/>
      <w:ins w:id="480" w:author="Seamus Murphy" w:date="2026-09-23T07:08:00Z" w16du:dateUtc="2026-09-23T14:08:00Z">
        <w:r>
          <w:t xml:space="preserve">Six, D., Biber, E., &amp; Long, E. (2014). Management for mountain pine beetle outbreak suppression: Does relevant science support current policy? </w:t>
        </w:r>
        <w:r>
          <w:rPr>
            <w:i/>
            <w:iCs/>
          </w:rPr>
          <w:t>Forests</w:t>
        </w:r>
        <w:r>
          <w:t xml:space="preserve">, </w:t>
        </w:r>
        <w:r>
          <w:rPr>
            <w:i/>
            <w:iCs/>
          </w:rPr>
          <w:t>5</w:t>
        </w:r>
        <w:r>
          <w:t xml:space="preserve">(1), 103–133. </w:t>
        </w:r>
        <w:r>
          <w:fldChar w:fldCharType="begin"/>
        </w:r>
        <w:r>
          <w:instrText>HYPERLINK "https://doi.org/10.3390/f5010103" \h</w:instrText>
        </w:r>
        <w:r>
          <w:fldChar w:fldCharType="separate"/>
        </w:r>
        <w:r>
          <w:rPr>
            <w:rStyle w:val="Hyperlink"/>
          </w:rPr>
          <w:t>https://doi.org/10.3390/f5010103</w:t>
        </w:r>
        <w:r>
          <w:fldChar w:fldCharType="end"/>
        </w:r>
      </w:ins>
    </w:p>
    <w:p w14:paraId="6EFA5BAC" w14:textId="77777777" w:rsidR="000551C3" w:rsidRDefault="0019230A">
      <w:pPr>
        <w:pStyle w:val="Bibliography"/>
        <w:pPrChange w:id="481" w:author="Seamus Murphy" w:date="2026-09-23T07:08:00Z" w16du:dateUtc="2026-09-23T14:08:00Z">
          <w:pPr>
            <w:pStyle w:val="Bibliography"/>
            <w:spacing w:line="360" w:lineRule="auto"/>
          </w:pPr>
        </w:pPrChange>
      </w:pPr>
      <w:bookmarkStart w:id="482" w:name="ref-taylor2003"/>
      <w:bookmarkEnd w:id="466"/>
      <w:bookmarkEnd w:id="479"/>
      <w:r>
        <w:t xml:space="preserve">Taylor, S. W., &amp; Carroll, A. L. (2003). Disturbance, forest age, and mountain pine beetle outbreak dynamics in BC: A historical perspective. In </w:t>
      </w:r>
      <w:r>
        <w:rPr>
          <w:i/>
          <w:iCs/>
        </w:rPr>
        <w:t>Mountain pine beetle symposium: Challenges and solutions, October 30–31, 2003, Kelowna, British Columbia</w:t>
      </w:r>
      <w:r>
        <w:t xml:space="preserve"> (pp. 41–51). Natural Resources Canada, Canadian Forest Service, Pacific Forestry Centre.</w:t>
      </w:r>
    </w:p>
    <w:p w14:paraId="1AD0444E" w14:textId="77777777" w:rsidR="007563CE" w:rsidRDefault="0019230A">
      <w:pPr>
        <w:pStyle w:val="Bibliography"/>
        <w:rPr>
          <w:ins w:id="483" w:author="Seamus Murphy" w:date="2026-09-23T07:08:00Z" w16du:dateUtc="2026-09-23T14:08:00Z"/>
        </w:rPr>
      </w:pPr>
      <w:bookmarkStart w:id="484" w:name="ref-thistle2004surrogate"/>
      <w:bookmarkEnd w:id="302"/>
      <w:bookmarkEnd w:id="482"/>
      <w:ins w:id="485" w:author="Seamus Murphy" w:date="2026-09-23T07:08:00Z" w16du:dateUtc="2026-09-23T14:08:00Z">
        <w:r>
          <w:t xml:space="preserve">Thistle, H. W., Peterson, H., Allwine, G., Lamb, B., Strand, T., Holsten, E. H., &amp; Shea, P. J. (2004). Surrogate pheromone plumes in three forest trunk spaces: Composite statistics and case studies. </w:t>
        </w:r>
        <w:r>
          <w:rPr>
            <w:i/>
            <w:iCs/>
          </w:rPr>
          <w:t>Forest Science</w:t>
        </w:r>
        <w:r>
          <w:t xml:space="preserve">, </w:t>
        </w:r>
        <w:r>
          <w:rPr>
            <w:i/>
            <w:iCs/>
          </w:rPr>
          <w:t>50</w:t>
        </w:r>
        <w:r>
          <w:t xml:space="preserve">(5), 610–625. </w:t>
        </w:r>
        <w:r>
          <w:fldChar w:fldCharType="begin"/>
        </w:r>
        <w:r>
          <w:instrText>HYPERLINK "https://doi.org/10.1093/forestscience/50.5.610" \h</w:instrText>
        </w:r>
        <w:r>
          <w:fldChar w:fldCharType="separate"/>
        </w:r>
        <w:r>
          <w:rPr>
            <w:rStyle w:val="Hyperlink"/>
          </w:rPr>
          <w:t>https://doi.org/10.1093/forestscience/50.5.610</w:t>
        </w:r>
        <w:r>
          <w:fldChar w:fldCharType="end"/>
        </w:r>
      </w:ins>
    </w:p>
    <w:p w14:paraId="42D9200E" w14:textId="77777777" w:rsidR="007563CE" w:rsidRDefault="0019230A">
      <w:pPr>
        <w:pStyle w:val="Bibliography"/>
        <w:rPr>
          <w:ins w:id="486" w:author="Seamus Murphy" w:date="2026-09-23T07:08:00Z" w16du:dateUtc="2026-09-23T14:08:00Z"/>
        </w:rPr>
      </w:pPr>
      <w:bookmarkStart w:id="487" w:name="ref-trzcinski2009intrinsic"/>
      <w:bookmarkEnd w:id="484"/>
      <w:ins w:id="488" w:author="Seamus Murphy" w:date="2026-09-23T07:08:00Z" w16du:dateUtc="2026-09-23T14:08:00Z">
        <w:r>
          <w:t xml:space="preserve">Trzcinski, M. K., &amp; Reid, M. L. (2009). Intrinsic and extrinsic determinants of mountain pine beetle population growth. </w:t>
        </w:r>
        <w:r>
          <w:rPr>
            <w:i/>
            <w:iCs/>
          </w:rPr>
          <w:t>Agricultural and Forest Entomology</w:t>
        </w:r>
        <w:r>
          <w:t xml:space="preserve">, </w:t>
        </w:r>
        <w:r>
          <w:rPr>
            <w:i/>
            <w:iCs/>
          </w:rPr>
          <w:t>11</w:t>
        </w:r>
        <w:r>
          <w:t xml:space="preserve">(2), 185–196. </w:t>
        </w:r>
        <w:r>
          <w:fldChar w:fldCharType="begin"/>
        </w:r>
        <w:r>
          <w:instrText>HYPERLINK "https://doi.org/10.1111/j.1461-9563.2008.00408.x" \h</w:instrText>
        </w:r>
        <w:r>
          <w:fldChar w:fldCharType="separate"/>
        </w:r>
        <w:r>
          <w:rPr>
            <w:rStyle w:val="Hyperlink"/>
          </w:rPr>
          <w:t>https://doi.org/10.1111/j.1461-9563.2008.00408.x</w:t>
        </w:r>
        <w:r>
          <w:fldChar w:fldCharType="end"/>
        </w:r>
      </w:ins>
    </w:p>
    <w:p w14:paraId="1EAF8A03" w14:textId="77777777" w:rsidR="007563CE" w:rsidRDefault="0019230A">
      <w:pPr>
        <w:pStyle w:val="Bibliography"/>
        <w:rPr>
          <w:ins w:id="489" w:author="Seamus Murphy" w:date="2026-09-23T07:08:00Z" w16du:dateUtc="2026-09-23T14:08:00Z"/>
        </w:rPr>
      </w:pPr>
      <w:bookmarkStart w:id="490" w:name="ref-walter2013"/>
      <w:bookmarkEnd w:id="487"/>
      <w:ins w:id="491" w:author="Seamus Murphy" w:date="2026-09-23T07:08:00Z" w16du:dateUtc="2026-09-23T14:08:00Z">
        <w:r>
          <w:t xml:space="preserve">Walter, J. A., &amp; Platt, R. V. (2013). Multi-temporal analysis reveals that predictors of mountain pine beetle infestation change during outbreak cycles. </w:t>
        </w:r>
        <w:r>
          <w:rPr>
            <w:i/>
            <w:iCs/>
          </w:rPr>
          <w:t>Forest Ecology and Management</w:t>
        </w:r>
        <w:r>
          <w:t xml:space="preserve">, </w:t>
        </w:r>
        <w:r>
          <w:rPr>
            <w:i/>
            <w:iCs/>
          </w:rPr>
          <w:t>302</w:t>
        </w:r>
        <w:r>
          <w:t xml:space="preserve">, 308–318. </w:t>
        </w:r>
        <w:r>
          <w:fldChar w:fldCharType="begin"/>
        </w:r>
        <w:r>
          <w:instrText>HYPERLINK "https://doi.org/10.1016/j.foreco.2013.03.038" \h</w:instrText>
        </w:r>
        <w:r>
          <w:fldChar w:fldCharType="separate"/>
        </w:r>
        <w:r>
          <w:rPr>
            <w:rStyle w:val="Hyperlink"/>
          </w:rPr>
          <w:t>https://doi.org/10.1016/j.foreco.2013.03.038</w:t>
        </w:r>
        <w:r>
          <w:fldChar w:fldCharType="end"/>
        </w:r>
      </w:ins>
    </w:p>
    <w:p w14:paraId="4F4E4F29" w14:textId="77777777" w:rsidR="007563CE" w:rsidRDefault="0019230A">
      <w:pPr>
        <w:pStyle w:val="Bibliography"/>
        <w:rPr>
          <w:ins w:id="492" w:author="Seamus Murphy" w:date="2026-09-23T07:08:00Z" w16du:dateUtc="2026-09-23T14:08:00Z"/>
        </w:rPr>
      </w:pPr>
      <w:bookmarkStart w:id="493" w:name="ref-waring1985modifying"/>
      <w:bookmarkEnd w:id="490"/>
      <w:ins w:id="494" w:author="Seamus Murphy" w:date="2026-09-23T07:08:00Z" w16du:dateUtc="2026-09-23T14:08:00Z">
        <w:r>
          <w:t xml:space="preserve">Waring, R. H., &amp; Pitman, G. B. (1985). Modifying lodgepole pine stands to change susceptibility to mountain pine beetle attack. </w:t>
        </w:r>
        <w:r>
          <w:rPr>
            <w:i/>
            <w:iCs/>
          </w:rPr>
          <w:t>Ecology</w:t>
        </w:r>
        <w:r>
          <w:t xml:space="preserve">, </w:t>
        </w:r>
        <w:r>
          <w:rPr>
            <w:i/>
            <w:iCs/>
          </w:rPr>
          <w:t>66</w:t>
        </w:r>
        <w:r>
          <w:t xml:space="preserve">(3), 889–897. </w:t>
        </w:r>
        <w:r>
          <w:fldChar w:fldCharType="begin"/>
        </w:r>
        <w:r>
          <w:instrText>HYPERLINK "https://doi.org/10.2307/1940551" \h</w:instrText>
        </w:r>
        <w:r>
          <w:fldChar w:fldCharType="separate"/>
        </w:r>
        <w:r>
          <w:rPr>
            <w:rStyle w:val="Hyperlink"/>
          </w:rPr>
          <w:t>https://doi.org/10.2307/1940551</w:t>
        </w:r>
        <w:r>
          <w:fldChar w:fldCharType="end"/>
        </w:r>
      </w:ins>
    </w:p>
    <w:p w14:paraId="0A3FA8F8" w14:textId="77777777" w:rsidR="007563CE" w:rsidRDefault="0019230A">
      <w:pPr>
        <w:pStyle w:val="Bibliography"/>
        <w:rPr>
          <w:ins w:id="495" w:author="Seamus Murphy" w:date="2026-09-23T07:08:00Z" w16du:dateUtc="2026-09-23T14:08:00Z"/>
        </w:rPr>
      </w:pPr>
      <w:bookmarkStart w:id="496" w:name="ref-wulder2006red"/>
      <w:bookmarkEnd w:id="493"/>
      <w:ins w:id="497" w:author="Seamus Murphy" w:date="2026-09-23T07:08:00Z" w16du:dateUtc="2026-09-23T14:08:00Z">
        <w:r>
          <w:t xml:space="preserve">Wulder, M. A., White, J. C., Bentz, B., Alvarez, M. F., &amp; Coops, N. C. (2006). Estimating the probability of mountain pine beetle red-attack damage. </w:t>
        </w:r>
        <w:r>
          <w:rPr>
            <w:i/>
            <w:iCs/>
          </w:rPr>
          <w:t>Remote Sensing of Environment</w:t>
        </w:r>
        <w:r>
          <w:t xml:space="preserve">, </w:t>
        </w:r>
        <w:r>
          <w:rPr>
            <w:i/>
            <w:iCs/>
          </w:rPr>
          <w:t>101</w:t>
        </w:r>
        <w:r>
          <w:t xml:space="preserve">, 150–166. </w:t>
        </w:r>
        <w:r>
          <w:fldChar w:fldCharType="begin"/>
        </w:r>
        <w:r>
          <w:instrText>HYPERLINK "https://doi.org/10.1016/j.rse.2005.12.010" \h</w:instrText>
        </w:r>
        <w:r>
          <w:fldChar w:fldCharType="separate"/>
        </w:r>
        <w:r>
          <w:rPr>
            <w:rStyle w:val="Hyperlink"/>
          </w:rPr>
          <w:t>https://doi.org/10.1016/j.rse.2005.12.010</w:t>
        </w:r>
        <w:r>
          <w:fldChar w:fldCharType="end"/>
        </w:r>
      </w:ins>
    </w:p>
    <w:bookmarkEnd w:id="496"/>
    <w:p w14:paraId="159BD5B1" w14:textId="77777777" w:rsidR="000551C3" w:rsidRDefault="0019230A">
      <w:r>
        <w:br w:type="page"/>
      </w:r>
    </w:p>
    <w:p w14:paraId="166192B0" w14:textId="77777777" w:rsidR="000551C3" w:rsidRDefault="0019230A">
      <w:pPr>
        <w:pStyle w:val="Heading1"/>
      </w:pPr>
      <w:bookmarkStart w:id="498" w:name="acknowledgements"/>
      <w:bookmarkEnd w:id="299"/>
      <w:r>
        <w:t>Acknowledgements</w:t>
      </w:r>
    </w:p>
    <w:p w14:paraId="384523EF" w14:textId="77777777" w:rsidR="000551C3" w:rsidRDefault="0019230A">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4F8051ED" w14:textId="77777777" w:rsidR="000551C3" w:rsidRDefault="0019230A">
      <w:r>
        <w:br w:type="page"/>
      </w:r>
    </w:p>
    <w:p w14:paraId="08D3E397" w14:textId="77777777" w:rsidR="000551C3" w:rsidRDefault="0019230A">
      <w:pPr>
        <w:pStyle w:val="Heading1"/>
      </w:pPr>
      <w:bookmarkStart w:id="499" w:name="tables"/>
      <w:bookmarkEnd w:id="498"/>
      <w:r>
        <w:t>Tables</w:t>
      </w:r>
    </w:p>
    <w:tbl>
      <w:tblPr>
        <w:tblStyle w:val="Table"/>
        <w:tblW w:w="5000" w:type="pct"/>
        <w:tblLayout w:type="fixed"/>
        <w:tblLook w:val="0000" w:firstRow="0" w:lastRow="0" w:firstColumn="0" w:lastColumn="0" w:noHBand="0" w:noVBand="0"/>
      </w:tblPr>
      <w:tblGrid>
        <w:gridCol w:w="9360"/>
      </w:tblGrid>
      <w:tr w:rsidR="000551C3" w14:paraId="15D85301" w14:textId="77777777">
        <w:tc>
          <w:tcPr>
            <w:tcW w:w="7920" w:type="dxa"/>
          </w:tcPr>
          <w:p w14:paraId="43CEE050" w14:textId="77777777" w:rsidR="000551C3" w:rsidRDefault="0019230A">
            <w:pPr>
              <w:pStyle w:val="ImageCaption"/>
              <w:spacing w:before="200"/>
            </w:pPr>
            <w:bookmarkStart w:id="500" w:name="tbl-vri"/>
            <w:r>
              <w:t>Table 1: Stand structure across the study perimeter, from the Vegetation Resources Inventory, over 111,707 cell-years. SD was the standard deviation of the landscape and SE the standard error of the mean. Skew and Kurt. were the bias-corrected skewness and excess kurtosis.</w:t>
            </w:r>
          </w:p>
          <w:tbl>
            <w:tblPr>
              <w:tblStyle w:val="Table"/>
              <w:tblW w:w="9356" w:type="dxa"/>
              <w:tblLayout w:type="fixed"/>
              <w:tblLook w:val="0020" w:firstRow="1" w:lastRow="0" w:firstColumn="0" w:lastColumn="0" w:noHBand="0" w:noVBand="0"/>
              <w:tblPrChange w:id="501" w:author="Seamus Murphy" w:date="2026-09-23T07:08:00Z" w16du:dateUtc="2026-09-23T14:08:00Z">
                <w:tblPr>
                  <w:tblStyle w:val="Table"/>
                  <w:tblW w:w="9356" w:type="dxa"/>
                  <w:tblLayout w:type="fixed"/>
                  <w:tblLook w:val="0020" w:firstRow="1" w:lastRow="0" w:firstColumn="0" w:lastColumn="0" w:noHBand="0" w:noVBand="0"/>
                </w:tblPr>
              </w:tblPrChange>
            </w:tblPr>
            <w:tblGrid>
              <w:gridCol w:w="2446"/>
              <w:gridCol w:w="863"/>
              <w:gridCol w:w="864"/>
              <w:gridCol w:w="864"/>
              <w:gridCol w:w="864"/>
              <w:gridCol w:w="863"/>
              <w:gridCol w:w="864"/>
              <w:gridCol w:w="864"/>
              <w:gridCol w:w="864"/>
              <w:tblGridChange w:id="502">
                <w:tblGrid>
                  <w:gridCol w:w="2446"/>
                  <w:gridCol w:w="863"/>
                  <w:gridCol w:w="864"/>
                  <w:gridCol w:w="864"/>
                  <w:gridCol w:w="864"/>
                  <w:gridCol w:w="863"/>
                  <w:gridCol w:w="864"/>
                  <w:gridCol w:w="864"/>
                  <w:gridCol w:w="864"/>
                </w:tblGrid>
              </w:tblGridChange>
            </w:tblGrid>
            <w:tr w:rsidR="000551C3" w14:paraId="26C83DB7" w14:textId="77777777" w:rsidTr="007563CE">
              <w:trPr>
                <w:cnfStyle w:val="100000000000" w:firstRow="1" w:lastRow="0" w:firstColumn="0" w:lastColumn="0" w:oddVBand="0" w:evenVBand="0" w:oddHBand="0" w:evenHBand="0" w:firstRowFirstColumn="0" w:firstRowLastColumn="0" w:lastRowFirstColumn="0" w:lastRowLastColumn="0"/>
                <w:tblHeader/>
                <w:trPrChange w:id="503" w:author="Seamus Murphy" w:date="2026-09-23T07:08:00Z" w16du:dateUtc="2026-09-23T14:08:00Z">
                  <w:trPr>
                    <w:tblHeader/>
                  </w:trPr>
                </w:trPrChange>
              </w:trPr>
              <w:tc>
                <w:tcPr>
                  <w:tcW w:w="2446" w:type="dxa"/>
                  <w:tcPrChange w:id="504" w:author="Seamus Murphy" w:date="2026-09-23T07:08:00Z" w16du:dateUtc="2026-09-23T14:08:00Z">
                    <w:tcPr>
                      <w:tcW w:w="2446" w:type="dxa"/>
                    </w:tcPr>
                  </w:tcPrChange>
                </w:tcPr>
                <w:p w14:paraId="72802956"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Attribute</w:t>
                  </w:r>
                </w:p>
              </w:tc>
              <w:tc>
                <w:tcPr>
                  <w:tcW w:w="863" w:type="dxa"/>
                  <w:tcPrChange w:id="505" w:author="Seamus Murphy" w:date="2026-09-23T07:08:00Z" w16du:dateUtc="2026-09-23T14:08:00Z">
                    <w:tcPr>
                      <w:tcW w:w="863" w:type="dxa"/>
                    </w:tcPr>
                  </w:tcPrChange>
                </w:tcPr>
                <w:p w14:paraId="39BEC500"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Mean</w:t>
                  </w:r>
                </w:p>
              </w:tc>
              <w:tc>
                <w:tcPr>
                  <w:tcW w:w="864" w:type="dxa"/>
                  <w:tcPrChange w:id="506" w:author="Seamus Murphy" w:date="2026-09-23T07:08:00Z" w16du:dateUtc="2026-09-23T14:08:00Z">
                    <w:tcPr>
                      <w:tcW w:w="864" w:type="dxa"/>
                    </w:tcPr>
                  </w:tcPrChange>
                </w:tcPr>
                <w:p w14:paraId="6698551C"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SD</w:t>
                  </w:r>
                </w:p>
              </w:tc>
              <w:tc>
                <w:tcPr>
                  <w:tcW w:w="864" w:type="dxa"/>
                  <w:tcPrChange w:id="507" w:author="Seamus Murphy" w:date="2026-09-23T07:08:00Z" w16du:dateUtc="2026-09-23T14:08:00Z">
                    <w:tcPr>
                      <w:tcW w:w="864" w:type="dxa"/>
                    </w:tcPr>
                  </w:tcPrChange>
                </w:tcPr>
                <w:p w14:paraId="7D05F147"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SE#</w:t>
                  </w:r>
                </w:p>
              </w:tc>
              <w:tc>
                <w:tcPr>
                  <w:tcW w:w="864" w:type="dxa"/>
                  <w:tcPrChange w:id="508" w:author="Seamus Murphy" w:date="2026-09-23T07:08:00Z" w16du:dateUtc="2026-09-23T14:08:00Z">
                    <w:tcPr>
                      <w:tcW w:w="864" w:type="dxa"/>
                    </w:tcPr>
                  </w:tcPrChange>
                </w:tcPr>
                <w:p w14:paraId="68063663"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Median</w:t>
                  </w:r>
                </w:p>
              </w:tc>
              <w:tc>
                <w:tcPr>
                  <w:tcW w:w="863" w:type="dxa"/>
                  <w:tcPrChange w:id="509" w:author="Seamus Murphy" w:date="2026-09-23T07:08:00Z" w16du:dateUtc="2026-09-23T14:08:00Z">
                    <w:tcPr>
                      <w:tcW w:w="863" w:type="dxa"/>
                    </w:tcPr>
                  </w:tcPrChange>
                </w:tcPr>
                <w:p w14:paraId="51616F12"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Min</w:t>
                  </w:r>
                </w:p>
              </w:tc>
              <w:tc>
                <w:tcPr>
                  <w:tcW w:w="864" w:type="dxa"/>
                  <w:tcPrChange w:id="510" w:author="Seamus Murphy" w:date="2026-09-23T07:08:00Z" w16du:dateUtc="2026-09-23T14:08:00Z">
                    <w:tcPr>
                      <w:tcW w:w="864" w:type="dxa"/>
                    </w:tcPr>
                  </w:tcPrChange>
                </w:tcPr>
                <w:p w14:paraId="21EEF017"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Max</w:t>
                  </w:r>
                </w:p>
              </w:tc>
              <w:tc>
                <w:tcPr>
                  <w:tcW w:w="864" w:type="dxa"/>
                  <w:tcPrChange w:id="511" w:author="Seamus Murphy" w:date="2026-09-23T07:08:00Z" w16du:dateUtc="2026-09-23T14:08:00Z">
                    <w:tcPr>
                      <w:tcW w:w="864" w:type="dxa"/>
                    </w:tcPr>
                  </w:tcPrChange>
                </w:tcPr>
                <w:p w14:paraId="667D6112"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Skew</w:t>
                  </w:r>
                </w:p>
              </w:tc>
              <w:tc>
                <w:tcPr>
                  <w:tcW w:w="864" w:type="dxa"/>
                  <w:tcPrChange w:id="512" w:author="Seamus Murphy" w:date="2026-09-23T07:08:00Z" w16du:dateUtc="2026-09-23T14:08:00Z">
                    <w:tcPr>
                      <w:tcW w:w="864" w:type="dxa"/>
                    </w:tcPr>
                  </w:tcPrChange>
                </w:tcPr>
                <w:p w14:paraId="7301CAA6"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Kurt.</w:t>
                  </w:r>
                </w:p>
              </w:tc>
            </w:tr>
            <w:tr w:rsidR="000551C3" w14:paraId="280AABD0" w14:textId="77777777" w:rsidTr="007563CE">
              <w:trPr>
                <w:trPrChange w:id="513" w:author="Seamus Murphy" w:date="2026-09-23T07:08:00Z" w16du:dateUtc="2026-09-23T14:08:00Z">
                  <w:trPr>
                    <w:trHeight w:val="397"/>
                  </w:trPr>
                </w:trPrChange>
              </w:trPr>
              <w:tc>
                <w:tcPr>
                  <w:tcW w:w="2446" w:type="dxa"/>
                  <w:tcPrChange w:id="514" w:author="Seamus Murphy" w:date="2026-09-23T07:08:00Z" w16du:dateUtc="2026-09-23T14:08:00Z">
                    <w:tcPr>
                      <w:tcW w:w="2446" w:type="dxa"/>
                    </w:tcPr>
                  </w:tcPrChange>
                </w:tcPr>
                <w:p w14:paraId="6AF44F3F" w14:textId="77777777" w:rsidR="000551C3" w:rsidRDefault="0019230A">
                  <w:pPr>
                    <w:pStyle w:val="Compact"/>
                    <w:rPr>
                      <w:sz w:val="16"/>
                    </w:rPr>
                  </w:pPr>
                  <w:r>
                    <w:rPr>
                      <w:sz w:val="16"/>
                    </w:rPr>
                    <w:t>Stand basal area (m² ha⁻¹)</w:t>
                  </w:r>
                </w:p>
              </w:tc>
              <w:tc>
                <w:tcPr>
                  <w:tcW w:w="863" w:type="dxa"/>
                  <w:tcPrChange w:id="515" w:author="Seamus Murphy" w:date="2026-09-23T07:08:00Z" w16du:dateUtc="2026-09-23T14:08:00Z">
                    <w:tcPr>
                      <w:tcW w:w="863" w:type="dxa"/>
                    </w:tcPr>
                  </w:tcPrChange>
                </w:tcPr>
                <w:p w14:paraId="399125D0" w14:textId="77777777" w:rsidR="000551C3" w:rsidRDefault="0019230A">
                  <w:pPr>
                    <w:pStyle w:val="Compact"/>
                    <w:rPr>
                      <w:sz w:val="15"/>
                      <w:szCs w:val="15"/>
                    </w:rPr>
                  </w:pPr>
                  <w:r>
                    <w:rPr>
                      <w:sz w:val="15"/>
                      <w:szCs w:val="15"/>
                    </w:rPr>
                    <w:t>35.56</w:t>
                  </w:r>
                </w:p>
              </w:tc>
              <w:tc>
                <w:tcPr>
                  <w:tcW w:w="864" w:type="dxa"/>
                  <w:tcPrChange w:id="516" w:author="Seamus Murphy" w:date="2026-09-23T07:08:00Z" w16du:dateUtc="2026-09-23T14:08:00Z">
                    <w:tcPr>
                      <w:tcW w:w="864" w:type="dxa"/>
                    </w:tcPr>
                  </w:tcPrChange>
                </w:tcPr>
                <w:p w14:paraId="1064750E" w14:textId="77777777" w:rsidR="000551C3" w:rsidRDefault="0019230A">
                  <w:pPr>
                    <w:pStyle w:val="Compact"/>
                    <w:rPr>
                      <w:sz w:val="15"/>
                      <w:szCs w:val="15"/>
                    </w:rPr>
                  </w:pPr>
                  <w:r>
                    <w:rPr>
                      <w:sz w:val="15"/>
                      <w:szCs w:val="15"/>
                    </w:rPr>
                    <w:t>11.60</w:t>
                  </w:r>
                </w:p>
              </w:tc>
              <w:tc>
                <w:tcPr>
                  <w:tcW w:w="864" w:type="dxa"/>
                  <w:tcPrChange w:id="517" w:author="Seamus Murphy" w:date="2026-09-23T07:08:00Z" w16du:dateUtc="2026-09-23T14:08:00Z">
                    <w:tcPr>
                      <w:tcW w:w="864" w:type="dxa"/>
                    </w:tcPr>
                  </w:tcPrChange>
                </w:tcPr>
                <w:p w14:paraId="78EB616A" w14:textId="77777777" w:rsidR="000551C3" w:rsidRDefault="0019230A">
                  <w:pPr>
                    <w:pStyle w:val="Compact"/>
                    <w:rPr>
                      <w:sz w:val="15"/>
                      <w:szCs w:val="15"/>
                    </w:rPr>
                  </w:pPr>
                  <w:r>
                    <w:rPr>
                      <w:sz w:val="15"/>
                      <w:szCs w:val="15"/>
                    </w:rPr>
                    <w:t>0.035</w:t>
                  </w:r>
                </w:p>
              </w:tc>
              <w:tc>
                <w:tcPr>
                  <w:tcW w:w="864" w:type="dxa"/>
                  <w:tcPrChange w:id="518" w:author="Seamus Murphy" w:date="2026-09-23T07:08:00Z" w16du:dateUtc="2026-09-23T14:08:00Z">
                    <w:tcPr>
                      <w:tcW w:w="864" w:type="dxa"/>
                    </w:tcPr>
                  </w:tcPrChange>
                </w:tcPr>
                <w:p w14:paraId="79051CB6" w14:textId="77777777" w:rsidR="000551C3" w:rsidRDefault="0019230A">
                  <w:pPr>
                    <w:pStyle w:val="Compact"/>
                    <w:rPr>
                      <w:sz w:val="15"/>
                      <w:szCs w:val="15"/>
                    </w:rPr>
                  </w:pPr>
                  <w:r>
                    <w:rPr>
                      <w:sz w:val="15"/>
                      <w:szCs w:val="15"/>
                    </w:rPr>
                    <w:t>37.39</w:t>
                  </w:r>
                </w:p>
              </w:tc>
              <w:tc>
                <w:tcPr>
                  <w:tcW w:w="863" w:type="dxa"/>
                  <w:tcPrChange w:id="519" w:author="Seamus Murphy" w:date="2026-09-23T07:08:00Z" w16du:dateUtc="2026-09-23T14:08:00Z">
                    <w:tcPr>
                      <w:tcW w:w="863" w:type="dxa"/>
                    </w:tcPr>
                  </w:tcPrChange>
                </w:tcPr>
                <w:p w14:paraId="542B6009" w14:textId="77777777" w:rsidR="000551C3" w:rsidRDefault="0019230A">
                  <w:pPr>
                    <w:pStyle w:val="Compact"/>
                    <w:rPr>
                      <w:sz w:val="15"/>
                      <w:szCs w:val="15"/>
                    </w:rPr>
                  </w:pPr>
                  <w:r>
                    <w:rPr>
                      <w:sz w:val="15"/>
                      <w:szCs w:val="15"/>
                    </w:rPr>
                    <w:t>0.98</w:t>
                  </w:r>
                </w:p>
              </w:tc>
              <w:tc>
                <w:tcPr>
                  <w:tcW w:w="864" w:type="dxa"/>
                  <w:tcPrChange w:id="520" w:author="Seamus Murphy" w:date="2026-09-23T07:08:00Z" w16du:dateUtc="2026-09-23T14:08:00Z">
                    <w:tcPr>
                      <w:tcW w:w="864" w:type="dxa"/>
                    </w:tcPr>
                  </w:tcPrChange>
                </w:tcPr>
                <w:p w14:paraId="1F102518" w14:textId="77777777" w:rsidR="000551C3" w:rsidRDefault="0019230A">
                  <w:pPr>
                    <w:pStyle w:val="Compact"/>
                    <w:rPr>
                      <w:sz w:val="15"/>
                      <w:szCs w:val="15"/>
                    </w:rPr>
                  </w:pPr>
                  <w:r>
                    <w:rPr>
                      <w:sz w:val="15"/>
                      <w:szCs w:val="15"/>
                    </w:rPr>
                    <w:t>62.43</w:t>
                  </w:r>
                </w:p>
              </w:tc>
              <w:tc>
                <w:tcPr>
                  <w:tcW w:w="864" w:type="dxa"/>
                  <w:tcPrChange w:id="521" w:author="Seamus Murphy" w:date="2026-09-23T07:08:00Z" w16du:dateUtc="2026-09-23T14:08:00Z">
                    <w:tcPr>
                      <w:tcW w:w="864" w:type="dxa"/>
                    </w:tcPr>
                  </w:tcPrChange>
                </w:tcPr>
                <w:p w14:paraId="496BCBCE" w14:textId="77777777" w:rsidR="000551C3" w:rsidRDefault="0019230A">
                  <w:pPr>
                    <w:pStyle w:val="Compact"/>
                    <w:rPr>
                      <w:sz w:val="15"/>
                      <w:szCs w:val="15"/>
                    </w:rPr>
                  </w:pPr>
                  <w:r>
                    <w:rPr>
                      <w:sz w:val="15"/>
                      <w:szCs w:val="15"/>
                    </w:rPr>
                    <w:t>-1.01</w:t>
                  </w:r>
                </w:p>
              </w:tc>
              <w:tc>
                <w:tcPr>
                  <w:tcW w:w="864" w:type="dxa"/>
                  <w:tcPrChange w:id="522" w:author="Seamus Murphy" w:date="2026-09-23T07:08:00Z" w16du:dateUtc="2026-09-23T14:08:00Z">
                    <w:tcPr>
                      <w:tcW w:w="864" w:type="dxa"/>
                    </w:tcPr>
                  </w:tcPrChange>
                </w:tcPr>
                <w:p w14:paraId="47767F9E" w14:textId="77777777" w:rsidR="000551C3" w:rsidRDefault="0019230A">
                  <w:pPr>
                    <w:pStyle w:val="Compact"/>
                    <w:rPr>
                      <w:sz w:val="15"/>
                      <w:szCs w:val="15"/>
                    </w:rPr>
                  </w:pPr>
                  <w:r>
                    <w:rPr>
                      <w:sz w:val="15"/>
                      <w:szCs w:val="15"/>
                    </w:rPr>
                    <w:t>+1.42</w:t>
                  </w:r>
                </w:p>
              </w:tc>
            </w:tr>
            <w:tr w:rsidR="000551C3" w14:paraId="4F0951FC" w14:textId="77777777" w:rsidTr="007563CE">
              <w:trPr>
                <w:trPrChange w:id="523" w:author="Seamus Murphy" w:date="2026-09-23T07:08:00Z" w16du:dateUtc="2026-09-23T14:08:00Z">
                  <w:trPr>
                    <w:trHeight w:val="397"/>
                  </w:trPr>
                </w:trPrChange>
              </w:trPr>
              <w:tc>
                <w:tcPr>
                  <w:tcW w:w="2446" w:type="dxa"/>
                  <w:tcPrChange w:id="524" w:author="Seamus Murphy" w:date="2026-09-23T07:08:00Z" w16du:dateUtc="2026-09-23T14:08:00Z">
                    <w:tcPr>
                      <w:tcW w:w="2446" w:type="dxa"/>
                    </w:tcPr>
                  </w:tcPrChange>
                </w:tcPr>
                <w:p w14:paraId="3C6E151E" w14:textId="77777777" w:rsidR="000551C3" w:rsidRDefault="0019230A">
                  <w:pPr>
                    <w:pStyle w:val="Compact"/>
                    <w:rPr>
                      <w:sz w:val="16"/>
                    </w:rPr>
                  </w:pPr>
                  <w:r>
                    <w:rPr>
                      <w:sz w:val="16"/>
                    </w:rPr>
                    <w:t>Crown closure (%)</w:t>
                  </w:r>
                </w:p>
              </w:tc>
              <w:tc>
                <w:tcPr>
                  <w:tcW w:w="863" w:type="dxa"/>
                  <w:tcPrChange w:id="525" w:author="Seamus Murphy" w:date="2026-09-23T07:08:00Z" w16du:dateUtc="2026-09-23T14:08:00Z">
                    <w:tcPr>
                      <w:tcW w:w="863" w:type="dxa"/>
                    </w:tcPr>
                  </w:tcPrChange>
                </w:tcPr>
                <w:p w14:paraId="662CEF78" w14:textId="77777777" w:rsidR="000551C3" w:rsidRDefault="0019230A">
                  <w:pPr>
                    <w:pStyle w:val="Compact"/>
                    <w:rPr>
                      <w:sz w:val="15"/>
                      <w:szCs w:val="15"/>
                    </w:rPr>
                  </w:pPr>
                  <w:r>
                    <w:rPr>
                      <w:sz w:val="15"/>
                      <w:szCs w:val="15"/>
                    </w:rPr>
                    <w:t>50.10</w:t>
                  </w:r>
                </w:p>
              </w:tc>
              <w:tc>
                <w:tcPr>
                  <w:tcW w:w="864" w:type="dxa"/>
                  <w:tcPrChange w:id="526" w:author="Seamus Murphy" w:date="2026-09-23T07:08:00Z" w16du:dateUtc="2026-09-23T14:08:00Z">
                    <w:tcPr>
                      <w:tcW w:w="864" w:type="dxa"/>
                    </w:tcPr>
                  </w:tcPrChange>
                </w:tcPr>
                <w:p w14:paraId="64EBCB0C" w14:textId="77777777" w:rsidR="000551C3" w:rsidRDefault="0019230A">
                  <w:pPr>
                    <w:pStyle w:val="Compact"/>
                    <w:rPr>
                      <w:sz w:val="15"/>
                      <w:szCs w:val="15"/>
                    </w:rPr>
                  </w:pPr>
                  <w:r>
                    <w:rPr>
                      <w:sz w:val="15"/>
                      <w:szCs w:val="15"/>
                    </w:rPr>
                    <w:t>13.54</w:t>
                  </w:r>
                </w:p>
              </w:tc>
              <w:tc>
                <w:tcPr>
                  <w:tcW w:w="864" w:type="dxa"/>
                  <w:tcPrChange w:id="527" w:author="Seamus Murphy" w:date="2026-09-23T07:08:00Z" w16du:dateUtc="2026-09-23T14:08:00Z">
                    <w:tcPr>
                      <w:tcW w:w="864" w:type="dxa"/>
                    </w:tcPr>
                  </w:tcPrChange>
                </w:tcPr>
                <w:p w14:paraId="44D9803F" w14:textId="77777777" w:rsidR="000551C3" w:rsidRDefault="0019230A">
                  <w:pPr>
                    <w:pStyle w:val="Compact"/>
                    <w:rPr>
                      <w:sz w:val="15"/>
                      <w:szCs w:val="15"/>
                    </w:rPr>
                  </w:pPr>
                  <w:r>
                    <w:rPr>
                      <w:sz w:val="15"/>
                      <w:szCs w:val="15"/>
                    </w:rPr>
                    <w:t>0.041</w:t>
                  </w:r>
                </w:p>
              </w:tc>
              <w:tc>
                <w:tcPr>
                  <w:tcW w:w="864" w:type="dxa"/>
                  <w:tcPrChange w:id="528" w:author="Seamus Murphy" w:date="2026-09-23T07:08:00Z" w16du:dateUtc="2026-09-23T14:08:00Z">
                    <w:tcPr>
                      <w:tcW w:w="864" w:type="dxa"/>
                    </w:tcPr>
                  </w:tcPrChange>
                </w:tcPr>
                <w:p w14:paraId="6719D883" w14:textId="77777777" w:rsidR="000551C3" w:rsidRDefault="0019230A">
                  <w:pPr>
                    <w:pStyle w:val="Compact"/>
                    <w:rPr>
                      <w:sz w:val="15"/>
                      <w:szCs w:val="15"/>
                    </w:rPr>
                  </w:pPr>
                  <w:r>
                    <w:rPr>
                      <w:sz w:val="15"/>
                      <w:szCs w:val="15"/>
                    </w:rPr>
                    <w:t>50.00</w:t>
                  </w:r>
                </w:p>
              </w:tc>
              <w:tc>
                <w:tcPr>
                  <w:tcW w:w="863" w:type="dxa"/>
                  <w:tcPrChange w:id="529" w:author="Seamus Murphy" w:date="2026-09-23T07:08:00Z" w16du:dateUtc="2026-09-23T14:08:00Z">
                    <w:tcPr>
                      <w:tcW w:w="863" w:type="dxa"/>
                    </w:tcPr>
                  </w:tcPrChange>
                </w:tcPr>
                <w:p w14:paraId="6593FB72" w14:textId="77777777" w:rsidR="000551C3" w:rsidRDefault="0019230A">
                  <w:pPr>
                    <w:pStyle w:val="Compact"/>
                    <w:rPr>
                      <w:sz w:val="15"/>
                      <w:szCs w:val="15"/>
                    </w:rPr>
                  </w:pPr>
                  <w:r>
                    <w:rPr>
                      <w:sz w:val="15"/>
                      <w:szCs w:val="15"/>
                    </w:rPr>
                    <w:t>3.00</w:t>
                  </w:r>
                </w:p>
              </w:tc>
              <w:tc>
                <w:tcPr>
                  <w:tcW w:w="864" w:type="dxa"/>
                  <w:tcPrChange w:id="530" w:author="Seamus Murphy" w:date="2026-09-23T07:08:00Z" w16du:dateUtc="2026-09-23T14:08:00Z">
                    <w:tcPr>
                      <w:tcW w:w="864" w:type="dxa"/>
                    </w:tcPr>
                  </w:tcPrChange>
                </w:tcPr>
                <w:p w14:paraId="792226CB" w14:textId="77777777" w:rsidR="000551C3" w:rsidRDefault="0019230A">
                  <w:pPr>
                    <w:pStyle w:val="Compact"/>
                    <w:rPr>
                      <w:sz w:val="15"/>
                      <w:szCs w:val="15"/>
                    </w:rPr>
                  </w:pPr>
                  <w:r>
                    <w:rPr>
                      <w:sz w:val="15"/>
                      <w:szCs w:val="15"/>
                    </w:rPr>
                    <w:t>70.00</w:t>
                  </w:r>
                </w:p>
              </w:tc>
              <w:tc>
                <w:tcPr>
                  <w:tcW w:w="864" w:type="dxa"/>
                  <w:tcPrChange w:id="531" w:author="Seamus Murphy" w:date="2026-09-23T07:08:00Z" w16du:dateUtc="2026-09-23T14:08:00Z">
                    <w:tcPr>
                      <w:tcW w:w="864" w:type="dxa"/>
                    </w:tcPr>
                  </w:tcPrChange>
                </w:tcPr>
                <w:p w14:paraId="2E37268B" w14:textId="77777777" w:rsidR="000551C3" w:rsidRDefault="0019230A">
                  <w:pPr>
                    <w:pStyle w:val="Compact"/>
                    <w:rPr>
                      <w:sz w:val="15"/>
                      <w:szCs w:val="15"/>
                    </w:rPr>
                  </w:pPr>
                  <w:r>
                    <w:rPr>
                      <w:sz w:val="15"/>
                      <w:szCs w:val="15"/>
                    </w:rPr>
                    <w:t>-1.74</w:t>
                  </w:r>
                </w:p>
              </w:tc>
              <w:tc>
                <w:tcPr>
                  <w:tcW w:w="864" w:type="dxa"/>
                  <w:tcPrChange w:id="532" w:author="Seamus Murphy" w:date="2026-09-23T07:08:00Z" w16du:dateUtc="2026-09-23T14:08:00Z">
                    <w:tcPr>
                      <w:tcW w:w="864" w:type="dxa"/>
                    </w:tcPr>
                  </w:tcPrChange>
                </w:tcPr>
                <w:p w14:paraId="14CE7273" w14:textId="77777777" w:rsidR="000551C3" w:rsidRDefault="0019230A">
                  <w:pPr>
                    <w:pStyle w:val="Compact"/>
                    <w:rPr>
                      <w:sz w:val="15"/>
                      <w:szCs w:val="15"/>
                    </w:rPr>
                  </w:pPr>
                  <w:r>
                    <w:rPr>
                      <w:sz w:val="15"/>
                      <w:szCs w:val="15"/>
                    </w:rPr>
                    <w:t>+3.37</w:t>
                  </w:r>
                </w:p>
              </w:tc>
            </w:tr>
            <w:tr w:rsidR="000551C3" w14:paraId="4254DFE7" w14:textId="77777777" w:rsidTr="007563CE">
              <w:trPr>
                <w:trPrChange w:id="533" w:author="Seamus Murphy" w:date="2026-09-23T07:08:00Z" w16du:dateUtc="2026-09-23T14:08:00Z">
                  <w:trPr>
                    <w:trHeight w:val="397"/>
                  </w:trPr>
                </w:trPrChange>
              </w:trPr>
              <w:tc>
                <w:tcPr>
                  <w:tcW w:w="2446" w:type="dxa"/>
                  <w:tcPrChange w:id="534" w:author="Seamus Murphy" w:date="2026-09-23T07:08:00Z" w16du:dateUtc="2026-09-23T14:08:00Z">
                    <w:tcPr>
                      <w:tcW w:w="2446" w:type="dxa"/>
                    </w:tcPr>
                  </w:tcPrChange>
                </w:tcPr>
                <w:p w14:paraId="339B10D5" w14:textId="77777777" w:rsidR="000551C3" w:rsidRDefault="0019230A">
                  <w:pPr>
                    <w:pStyle w:val="Compact"/>
                    <w:rPr>
                      <w:sz w:val="16"/>
                    </w:rPr>
                  </w:pPr>
                  <w:r>
                    <w:rPr>
                      <w:sz w:val="16"/>
                    </w:rPr>
                    <w:t>Live stems (n/ha)</w:t>
                  </w:r>
                </w:p>
              </w:tc>
              <w:tc>
                <w:tcPr>
                  <w:tcW w:w="863" w:type="dxa"/>
                  <w:tcPrChange w:id="535" w:author="Seamus Murphy" w:date="2026-09-23T07:08:00Z" w16du:dateUtc="2026-09-23T14:08:00Z">
                    <w:tcPr>
                      <w:tcW w:w="863" w:type="dxa"/>
                    </w:tcPr>
                  </w:tcPrChange>
                </w:tcPr>
                <w:p w14:paraId="5EE17E83" w14:textId="77777777" w:rsidR="000551C3" w:rsidRDefault="0019230A">
                  <w:pPr>
                    <w:pStyle w:val="Compact"/>
                    <w:rPr>
                      <w:sz w:val="15"/>
                      <w:szCs w:val="15"/>
                    </w:rPr>
                  </w:pPr>
                  <w:r>
                    <w:rPr>
                      <w:sz w:val="15"/>
                      <w:szCs w:val="15"/>
                    </w:rPr>
                    <w:t>772.75</w:t>
                  </w:r>
                </w:p>
              </w:tc>
              <w:tc>
                <w:tcPr>
                  <w:tcW w:w="864" w:type="dxa"/>
                  <w:tcPrChange w:id="536" w:author="Seamus Murphy" w:date="2026-09-23T07:08:00Z" w16du:dateUtc="2026-09-23T14:08:00Z">
                    <w:tcPr>
                      <w:tcW w:w="864" w:type="dxa"/>
                    </w:tcPr>
                  </w:tcPrChange>
                </w:tcPr>
                <w:p w14:paraId="0BBF5E34" w14:textId="77777777" w:rsidR="000551C3" w:rsidRDefault="0019230A">
                  <w:pPr>
                    <w:pStyle w:val="Compact"/>
                    <w:rPr>
                      <w:sz w:val="15"/>
                      <w:szCs w:val="15"/>
                    </w:rPr>
                  </w:pPr>
                  <w:r>
                    <w:rPr>
                      <w:sz w:val="15"/>
                      <w:szCs w:val="15"/>
                    </w:rPr>
                    <w:t>312.80</w:t>
                  </w:r>
                </w:p>
              </w:tc>
              <w:tc>
                <w:tcPr>
                  <w:tcW w:w="864" w:type="dxa"/>
                  <w:tcPrChange w:id="537" w:author="Seamus Murphy" w:date="2026-09-23T07:08:00Z" w16du:dateUtc="2026-09-23T14:08:00Z">
                    <w:tcPr>
                      <w:tcW w:w="864" w:type="dxa"/>
                    </w:tcPr>
                  </w:tcPrChange>
                </w:tcPr>
                <w:p w14:paraId="478DB8F9" w14:textId="77777777" w:rsidR="000551C3" w:rsidRDefault="0019230A">
                  <w:pPr>
                    <w:pStyle w:val="Compact"/>
                    <w:rPr>
                      <w:sz w:val="15"/>
                      <w:szCs w:val="15"/>
                    </w:rPr>
                  </w:pPr>
                  <w:r>
                    <w:rPr>
                      <w:sz w:val="15"/>
                      <w:szCs w:val="15"/>
                    </w:rPr>
                    <w:t>0.936</w:t>
                  </w:r>
                </w:p>
              </w:tc>
              <w:tc>
                <w:tcPr>
                  <w:tcW w:w="864" w:type="dxa"/>
                  <w:tcPrChange w:id="538" w:author="Seamus Murphy" w:date="2026-09-23T07:08:00Z" w16du:dateUtc="2026-09-23T14:08:00Z">
                    <w:tcPr>
                      <w:tcW w:w="864" w:type="dxa"/>
                    </w:tcPr>
                  </w:tcPrChange>
                </w:tcPr>
                <w:p w14:paraId="22FDF842" w14:textId="77777777" w:rsidR="000551C3" w:rsidRDefault="0019230A">
                  <w:pPr>
                    <w:pStyle w:val="Compact"/>
                    <w:rPr>
                      <w:sz w:val="15"/>
                      <w:szCs w:val="15"/>
                    </w:rPr>
                  </w:pPr>
                  <w:r>
                    <w:rPr>
                      <w:sz w:val="15"/>
                      <w:szCs w:val="15"/>
                    </w:rPr>
                    <w:t>775.00</w:t>
                  </w:r>
                </w:p>
              </w:tc>
              <w:tc>
                <w:tcPr>
                  <w:tcW w:w="863" w:type="dxa"/>
                  <w:tcPrChange w:id="539" w:author="Seamus Murphy" w:date="2026-09-23T07:08:00Z" w16du:dateUtc="2026-09-23T14:08:00Z">
                    <w:tcPr>
                      <w:tcW w:w="863" w:type="dxa"/>
                    </w:tcPr>
                  </w:tcPrChange>
                </w:tcPr>
                <w:p w14:paraId="0429C09D" w14:textId="77777777" w:rsidR="000551C3" w:rsidRDefault="0019230A">
                  <w:pPr>
                    <w:pStyle w:val="Compact"/>
                    <w:rPr>
                      <w:sz w:val="15"/>
                      <w:szCs w:val="15"/>
                    </w:rPr>
                  </w:pPr>
                  <w:r>
                    <w:rPr>
                      <w:sz w:val="15"/>
                      <w:szCs w:val="15"/>
                    </w:rPr>
                    <w:t>23.00</w:t>
                  </w:r>
                </w:p>
              </w:tc>
              <w:tc>
                <w:tcPr>
                  <w:tcW w:w="864" w:type="dxa"/>
                  <w:tcPrChange w:id="540" w:author="Seamus Murphy" w:date="2026-09-23T07:08:00Z" w16du:dateUtc="2026-09-23T14:08:00Z">
                    <w:tcPr>
                      <w:tcW w:w="864" w:type="dxa"/>
                    </w:tcPr>
                  </w:tcPrChange>
                </w:tcPr>
                <w:p w14:paraId="50CF0932" w14:textId="77777777" w:rsidR="000551C3" w:rsidRDefault="0019230A">
                  <w:pPr>
                    <w:pStyle w:val="Compact"/>
                    <w:rPr>
                      <w:sz w:val="15"/>
                      <w:szCs w:val="15"/>
                    </w:rPr>
                  </w:pPr>
                  <w:r>
                    <w:rPr>
                      <w:sz w:val="15"/>
                      <w:szCs w:val="15"/>
                    </w:rPr>
                    <w:t>4600.00</w:t>
                  </w:r>
                </w:p>
              </w:tc>
              <w:tc>
                <w:tcPr>
                  <w:tcW w:w="864" w:type="dxa"/>
                  <w:tcPrChange w:id="541" w:author="Seamus Murphy" w:date="2026-09-23T07:08:00Z" w16du:dateUtc="2026-09-23T14:08:00Z">
                    <w:tcPr>
                      <w:tcW w:w="864" w:type="dxa"/>
                    </w:tcPr>
                  </w:tcPrChange>
                </w:tcPr>
                <w:p w14:paraId="31A0ABEA" w14:textId="77777777" w:rsidR="000551C3" w:rsidRDefault="0019230A">
                  <w:pPr>
                    <w:pStyle w:val="Compact"/>
                    <w:rPr>
                      <w:sz w:val="15"/>
                      <w:szCs w:val="15"/>
                    </w:rPr>
                  </w:pPr>
                  <w:r>
                    <w:rPr>
                      <w:sz w:val="15"/>
                      <w:szCs w:val="15"/>
                    </w:rPr>
                    <w:t>+1.70</w:t>
                  </w:r>
                </w:p>
              </w:tc>
              <w:tc>
                <w:tcPr>
                  <w:tcW w:w="864" w:type="dxa"/>
                  <w:tcPrChange w:id="542" w:author="Seamus Murphy" w:date="2026-09-23T07:08:00Z" w16du:dateUtc="2026-09-23T14:08:00Z">
                    <w:tcPr>
                      <w:tcW w:w="864" w:type="dxa"/>
                    </w:tcPr>
                  </w:tcPrChange>
                </w:tcPr>
                <w:p w14:paraId="7BF0074C" w14:textId="77777777" w:rsidR="000551C3" w:rsidRDefault="0019230A">
                  <w:pPr>
                    <w:pStyle w:val="Compact"/>
                    <w:rPr>
                      <w:sz w:val="15"/>
                      <w:szCs w:val="15"/>
                    </w:rPr>
                  </w:pPr>
                  <w:r>
                    <w:rPr>
                      <w:sz w:val="15"/>
                      <w:szCs w:val="15"/>
                    </w:rPr>
                    <w:t>+19.51</w:t>
                  </w:r>
                </w:p>
              </w:tc>
            </w:tr>
            <w:tr w:rsidR="000551C3" w14:paraId="6DD5C92B" w14:textId="77777777" w:rsidTr="007563CE">
              <w:trPr>
                <w:trPrChange w:id="543" w:author="Seamus Murphy" w:date="2026-09-23T07:08:00Z" w16du:dateUtc="2026-09-23T14:08:00Z">
                  <w:trPr>
                    <w:trHeight w:val="397"/>
                  </w:trPr>
                </w:trPrChange>
              </w:trPr>
              <w:tc>
                <w:tcPr>
                  <w:tcW w:w="2446" w:type="dxa"/>
                  <w:tcPrChange w:id="544" w:author="Seamus Murphy" w:date="2026-09-23T07:08:00Z" w16du:dateUtc="2026-09-23T14:08:00Z">
                    <w:tcPr>
                      <w:tcW w:w="2446" w:type="dxa"/>
                    </w:tcPr>
                  </w:tcPrChange>
                </w:tcPr>
                <w:p w14:paraId="4D1E6CF8" w14:textId="77777777" w:rsidR="000551C3" w:rsidRDefault="0019230A">
                  <w:pPr>
                    <w:pStyle w:val="Compact"/>
                    <w:rPr>
                      <w:sz w:val="16"/>
                    </w:rPr>
                  </w:pPr>
                  <w:r>
                    <w:rPr>
                      <w:sz w:val="16"/>
                    </w:rPr>
                    <w:t>Quadratic mean diameter (cm)</w:t>
                  </w:r>
                </w:p>
              </w:tc>
              <w:tc>
                <w:tcPr>
                  <w:tcW w:w="863" w:type="dxa"/>
                  <w:tcPrChange w:id="545" w:author="Seamus Murphy" w:date="2026-09-23T07:08:00Z" w16du:dateUtc="2026-09-23T14:08:00Z">
                    <w:tcPr>
                      <w:tcW w:w="863" w:type="dxa"/>
                    </w:tcPr>
                  </w:tcPrChange>
                </w:tcPr>
                <w:p w14:paraId="23474DF2" w14:textId="77777777" w:rsidR="000551C3" w:rsidRDefault="0019230A">
                  <w:pPr>
                    <w:pStyle w:val="Compact"/>
                    <w:rPr>
                      <w:sz w:val="15"/>
                      <w:szCs w:val="15"/>
                    </w:rPr>
                  </w:pPr>
                  <w:r>
                    <w:rPr>
                      <w:sz w:val="15"/>
                      <w:szCs w:val="15"/>
                    </w:rPr>
                    <w:t>27.38</w:t>
                  </w:r>
                </w:p>
              </w:tc>
              <w:tc>
                <w:tcPr>
                  <w:tcW w:w="864" w:type="dxa"/>
                  <w:tcPrChange w:id="546" w:author="Seamus Murphy" w:date="2026-09-23T07:08:00Z" w16du:dateUtc="2026-09-23T14:08:00Z">
                    <w:tcPr>
                      <w:tcW w:w="864" w:type="dxa"/>
                    </w:tcPr>
                  </w:tcPrChange>
                </w:tcPr>
                <w:p w14:paraId="01860D51" w14:textId="77777777" w:rsidR="000551C3" w:rsidRDefault="0019230A">
                  <w:pPr>
                    <w:pStyle w:val="Compact"/>
                    <w:rPr>
                      <w:sz w:val="15"/>
                      <w:szCs w:val="15"/>
                    </w:rPr>
                  </w:pPr>
                  <w:r>
                    <w:rPr>
                      <w:sz w:val="15"/>
                      <w:szCs w:val="15"/>
                    </w:rPr>
                    <w:t>6.40</w:t>
                  </w:r>
                </w:p>
              </w:tc>
              <w:tc>
                <w:tcPr>
                  <w:tcW w:w="864" w:type="dxa"/>
                  <w:tcPrChange w:id="547" w:author="Seamus Murphy" w:date="2026-09-23T07:08:00Z" w16du:dateUtc="2026-09-23T14:08:00Z">
                    <w:tcPr>
                      <w:tcW w:w="864" w:type="dxa"/>
                    </w:tcPr>
                  </w:tcPrChange>
                </w:tcPr>
                <w:p w14:paraId="0EB98C15" w14:textId="77777777" w:rsidR="000551C3" w:rsidRDefault="0019230A">
                  <w:pPr>
                    <w:pStyle w:val="Compact"/>
                    <w:rPr>
                      <w:sz w:val="15"/>
                      <w:szCs w:val="15"/>
                    </w:rPr>
                  </w:pPr>
                  <w:r>
                    <w:rPr>
                      <w:sz w:val="15"/>
                      <w:szCs w:val="15"/>
                    </w:rPr>
                    <w:t>0.019</w:t>
                  </w:r>
                </w:p>
              </w:tc>
              <w:tc>
                <w:tcPr>
                  <w:tcW w:w="864" w:type="dxa"/>
                  <w:tcPrChange w:id="548" w:author="Seamus Murphy" w:date="2026-09-23T07:08:00Z" w16du:dateUtc="2026-09-23T14:08:00Z">
                    <w:tcPr>
                      <w:tcW w:w="864" w:type="dxa"/>
                    </w:tcPr>
                  </w:tcPrChange>
                </w:tcPr>
                <w:p w14:paraId="7F3FC92F" w14:textId="77777777" w:rsidR="000551C3" w:rsidRDefault="0019230A">
                  <w:pPr>
                    <w:pStyle w:val="Compact"/>
                    <w:rPr>
                      <w:sz w:val="15"/>
                      <w:szCs w:val="15"/>
                    </w:rPr>
                  </w:pPr>
                  <w:r>
                    <w:rPr>
                      <w:sz w:val="15"/>
                      <w:szCs w:val="15"/>
                    </w:rPr>
                    <w:t>26.95</w:t>
                  </w:r>
                </w:p>
              </w:tc>
              <w:tc>
                <w:tcPr>
                  <w:tcW w:w="863" w:type="dxa"/>
                  <w:tcPrChange w:id="549" w:author="Seamus Murphy" w:date="2026-09-23T07:08:00Z" w16du:dateUtc="2026-09-23T14:08:00Z">
                    <w:tcPr>
                      <w:tcW w:w="863" w:type="dxa"/>
                    </w:tcPr>
                  </w:tcPrChange>
                </w:tcPr>
                <w:p w14:paraId="4D160752" w14:textId="77777777" w:rsidR="000551C3" w:rsidRDefault="0019230A">
                  <w:pPr>
                    <w:pStyle w:val="Compact"/>
                    <w:rPr>
                      <w:sz w:val="15"/>
                      <w:szCs w:val="15"/>
                    </w:rPr>
                  </w:pPr>
                  <w:r>
                    <w:rPr>
                      <w:sz w:val="15"/>
                      <w:szCs w:val="15"/>
                    </w:rPr>
                    <w:t>13.55</w:t>
                  </w:r>
                </w:p>
              </w:tc>
              <w:tc>
                <w:tcPr>
                  <w:tcW w:w="864" w:type="dxa"/>
                  <w:tcPrChange w:id="550" w:author="Seamus Murphy" w:date="2026-09-23T07:08:00Z" w16du:dateUtc="2026-09-23T14:08:00Z">
                    <w:tcPr>
                      <w:tcW w:w="864" w:type="dxa"/>
                    </w:tcPr>
                  </w:tcPrChange>
                </w:tcPr>
                <w:p w14:paraId="6123C4F4" w14:textId="77777777" w:rsidR="000551C3" w:rsidRDefault="0019230A">
                  <w:pPr>
                    <w:pStyle w:val="Compact"/>
                    <w:rPr>
                      <w:sz w:val="15"/>
                      <w:szCs w:val="15"/>
                    </w:rPr>
                  </w:pPr>
                  <w:r>
                    <w:rPr>
                      <w:sz w:val="15"/>
                      <w:szCs w:val="15"/>
                    </w:rPr>
                    <w:t>58.90</w:t>
                  </w:r>
                </w:p>
              </w:tc>
              <w:tc>
                <w:tcPr>
                  <w:tcW w:w="864" w:type="dxa"/>
                  <w:tcPrChange w:id="551" w:author="Seamus Murphy" w:date="2026-09-23T07:08:00Z" w16du:dateUtc="2026-09-23T14:08:00Z">
                    <w:tcPr>
                      <w:tcW w:w="864" w:type="dxa"/>
                    </w:tcPr>
                  </w:tcPrChange>
                </w:tcPr>
                <w:p w14:paraId="3447C19F" w14:textId="77777777" w:rsidR="000551C3" w:rsidRDefault="0019230A">
                  <w:pPr>
                    <w:pStyle w:val="Compact"/>
                    <w:rPr>
                      <w:sz w:val="15"/>
                      <w:szCs w:val="15"/>
                    </w:rPr>
                  </w:pPr>
                  <w:r>
                    <w:rPr>
                      <w:sz w:val="15"/>
                      <w:szCs w:val="15"/>
                    </w:rPr>
                    <w:t>+0.73</w:t>
                  </w:r>
                </w:p>
              </w:tc>
              <w:tc>
                <w:tcPr>
                  <w:tcW w:w="864" w:type="dxa"/>
                  <w:tcPrChange w:id="552" w:author="Seamus Murphy" w:date="2026-09-23T07:08:00Z" w16du:dateUtc="2026-09-23T14:08:00Z">
                    <w:tcPr>
                      <w:tcW w:w="864" w:type="dxa"/>
                    </w:tcPr>
                  </w:tcPrChange>
                </w:tcPr>
                <w:p w14:paraId="3FDBC9B4" w14:textId="77777777" w:rsidR="000551C3" w:rsidRDefault="0019230A">
                  <w:pPr>
                    <w:pStyle w:val="Compact"/>
                    <w:rPr>
                      <w:sz w:val="15"/>
                      <w:szCs w:val="15"/>
                    </w:rPr>
                  </w:pPr>
                  <w:r>
                    <w:rPr>
                      <w:sz w:val="15"/>
                      <w:szCs w:val="15"/>
                    </w:rPr>
                    <w:t>+1.24</w:t>
                  </w:r>
                </w:p>
              </w:tc>
            </w:tr>
            <w:tr w:rsidR="000551C3" w14:paraId="0F134282" w14:textId="77777777" w:rsidTr="007563CE">
              <w:trPr>
                <w:trPrChange w:id="553" w:author="Seamus Murphy" w:date="2026-09-23T07:08:00Z" w16du:dateUtc="2026-09-23T14:08:00Z">
                  <w:trPr>
                    <w:trHeight w:val="397"/>
                  </w:trPr>
                </w:trPrChange>
              </w:trPr>
              <w:tc>
                <w:tcPr>
                  <w:tcW w:w="2446" w:type="dxa"/>
                  <w:tcPrChange w:id="554" w:author="Seamus Murphy" w:date="2026-09-23T07:08:00Z" w16du:dateUtc="2026-09-23T14:08:00Z">
                    <w:tcPr>
                      <w:tcW w:w="2446" w:type="dxa"/>
                    </w:tcPr>
                  </w:tcPrChange>
                </w:tcPr>
                <w:p w14:paraId="3D935B1A" w14:textId="77777777" w:rsidR="000551C3" w:rsidRDefault="0019230A">
                  <w:pPr>
                    <w:pStyle w:val="Compact"/>
                    <w:rPr>
                      <w:sz w:val="16"/>
                    </w:rPr>
                  </w:pPr>
                  <w:r>
                    <w:rPr>
                      <w:sz w:val="16"/>
                    </w:rPr>
                    <w:t>Stand age (years)</w:t>
                  </w:r>
                </w:p>
              </w:tc>
              <w:tc>
                <w:tcPr>
                  <w:tcW w:w="863" w:type="dxa"/>
                  <w:tcPrChange w:id="555" w:author="Seamus Murphy" w:date="2026-09-23T07:08:00Z" w16du:dateUtc="2026-09-23T14:08:00Z">
                    <w:tcPr>
                      <w:tcW w:w="863" w:type="dxa"/>
                    </w:tcPr>
                  </w:tcPrChange>
                </w:tcPr>
                <w:p w14:paraId="591ABE40" w14:textId="77777777" w:rsidR="000551C3" w:rsidRDefault="0019230A">
                  <w:pPr>
                    <w:pStyle w:val="Compact"/>
                    <w:rPr>
                      <w:sz w:val="15"/>
                      <w:szCs w:val="15"/>
                    </w:rPr>
                  </w:pPr>
                  <w:r>
                    <w:rPr>
                      <w:sz w:val="15"/>
                      <w:szCs w:val="15"/>
                    </w:rPr>
                    <w:t>115.46</w:t>
                  </w:r>
                </w:p>
              </w:tc>
              <w:tc>
                <w:tcPr>
                  <w:tcW w:w="864" w:type="dxa"/>
                  <w:tcPrChange w:id="556" w:author="Seamus Murphy" w:date="2026-09-23T07:08:00Z" w16du:dateUtc="2026-09-23T14:08:00Z">
                    <w:tcPr>
                      <w:tcW w:w="864" w:type="dxa"/>
                    </w:tcPr>
                  </w:tcPrChange>
                </w:tcPr>
                <w:p w14:paraId="720173DD" w14:textId="77777777" w:rsidR="000551C3" w:rsidRDefault="0019230A">
                  <w:pPr>
                    <w:pStyle w:val="Compact"/>
                    <w:rPr>
                      <w:sz w:val="15"/>
                      <w:szCs w:val="15"/>
                    </w:rPr>
                  </w:pPr>
                  <w:r>
                    <w:rPr>
                      <w:sz w:val="15"/>
                      <w:szCs w:val="15"/>
                    </w:rPr>
                    <w:t>20.88</w:t>
                  </w:r>
                </w:p>
              </w:tc>
              <w:tc>
                <w:tcPr>
                  <w:tcW w:w="864" w:type="dxa"/>
                  <w:tcPrChange w:id="557" w:author="Seamus Murphy" w:date="2026-09-23T07:08:00Z" w16du:dateUtc="2026-09-23T14:08:00Z">
                    <w:tcPr>
                      <w:tcW w:w="864" w:type="dxa"/>
                    </w:tcPr>
                  </w:tcPrChange>
                </w:tcPr>
                <w:p w14:paraId="3CC6E497" w14:textId="77777777" w:rsidR="000551C3" w:rsidRDefault="0019230A">
                  <w:pPr>
                    <w:pStyle w:val="Compact"/>
                    <w:rPr>
                      <w:sz w:val="15"/>
                      <w:szCs w:val="15"/>
                    </w:rPr>
                  </w:pPr>
                  <w:r>
                    <w:rPr>
                      <w:sz w:val="15"/>
                      <w:szCs w:val="15"/>
                    </w:rPr>
                    <w:t>0.062</w:t>
                  </w:r>
                </w:p>
              </w:tc>
              <w:tc>
                <w:tcPr>
                  <w:tcW w:w="864" w:type="dxa"/>
                  <w:tcPrChange w:id="558" w:author="Seamus Murphy" w:date="2026-09-23T07:08:00Z" w16du:dateUtc="2026-09-23T14:08:00Z">
                    <w:tcPr>
                      <w:tcW w:w="864" w:type="dxa"/>
                    </w:tcPr>
                  </w:tcPrChange>
                </w:tcPr>
                <w:p w14:paraId="353C3FB6" w14:textId="77777777" w:rsidR="000551C3" w:rsidRDefault="0019230A">
                  <w:pPr>
                    <w:pStyle w:val="Compact"/>
                    <w:rPr>
                      <w:sz w:val="15"/>
                      <w:szCs w:val="15"/>
                    </w:rPr>
                  </w:pPr>
                  <w:r>
                    <w:rPr>
                      <w:sz w:val="15"/>
                      <w:szCs w:val="15"/>
                    </w:rPr>
                    <w:t>116.00</w:t>
                  </w:r>
                </w:p>
              </w:tc>
              <w:tc>
                <w:tcPr>
                  <w:tcW w:w="863" w:type="dxa"/>
                  <w:tcPrChange w:id="559" w:author="Seamus Murphy" w:date="2026-09-23T07:08:00Z" w16du:dateUtc="2026-09-23T14:08:00Z">
                    <w:tcPr>
                      <w:tcW w:w="863" w:type="dxa"/>
                    </w:tcPr>
                  </w:tcPrChange>
                </w:tcPr>
                <w:p w14:paraId="6364EE33" w14:textId="77777777" w:rsidR="000551C3" w:rsidRDefault="0019230A">
                  <w:pPr>
                    <w:pStyle w:val="Compact"/>
                    <w:rPr>
                      <w:sz w:val="15"/>
                      <w:szCs w:val="15"/>
                    </w:rPr>
                  </w:pPr>
                  <w:r>
                    <w:rPr>
                      <w:sz w:val="15"/>
                      <w:szCs w:val="15"/>
                    </w:rPr>
                    <w:t>22.00</w:t>
                  </w:r>
                </w:p>
              </w:tc>
              <w:tc>
                <w:tcPr>
                  <w:tcW w:w="864" w:type="dxa"/>
                  <w:tcPrChange w:id="560" w:author="Seamus Murphy" w:date="2026-09-23T07:08:00Z" w16du:dateUtc="2026-09-23T14:08:00Z">
                    <w:tcPr>
                      <w:tcW w:w="864" w:type="dxa"/>
                    </w:tcPr>
                  </w:tcPrChange>
                </w:tcPr>
                <w:p w14:paraId="32130680" w14:textId="77777777" w:rsidR="000551C3" w:rsidRDefault="0019230A">
                  <w:pPr>
                    <w:pStyle w:val="Compact"/>
                    <w:rPr>
                      <w:sz w:val="15"/>
                      <w:szCs w:val="15"/>
                    </w:rPr>
                  </w:pPr>
                  <w:r>
                    <w:rPr>
                      <w:sz w:val="15"/>
                      <w:szCs w:val="15"/>
                    </w:rPr>
                    <w:t>237.00</w:t>
                  </w:r>
                </w:p>
              </w:tc>
              <w:tc>
                <w:tcPr>
                  <w:tcW w:w="864" w:type="dxa"/>
                  <w:tcPrChange w:id="561" w:author="Seamus Murphy" w:date="2026-09-23T07:08:00Z" w16du:dateUtc="2026-09-23T14:08:00Z">
                    <w:tcPr>
                      <w:tcW w:w="864" w:type="dxa"/>
                    </w:tcPr>
                  </w:tcPrChange>
                </w:tcPr>
                <w:p w14:paraId="1EED2C87" w14:textId="77777777" w:rsidR="000551C3" w:rsidRDefault="0019230A">
                  <w:pPr>
                    <w:pStyle w:val="Compact"/>
                    <w:rPr>
                      <w:sz w:val="15"/>
                      <w:szCs w:val="15"/>
                    </w:rPr>
                  </w:pPr>
                  <w:r>
                    <w:rPr>
                      <w:sz w:val="15"/>
                      <w:szCs w:val="15"/>
                    </w:rPr>
                    <w:t>-0.78</w:t>
                  </w:r>
                </w:p>
              </w:tc>
              <w:tc>
                <w:tcPr>
                  <w:tcW w:w="864" w:type="dxa"/>
                  <w:tcPrChange w:id="562" w:author="Seamus Murphy" w:date="2026-09-23T07:08:00Z" w16du:dateUtc="2026-09-23T14:08:00Z">
                    <w:tcPr>
                      <w:tcW w:w="864" w:type="dxa"/>
                    </w:tcPr>
                  </w:tcPrChange>
                </w:tcPr>
                <w:p w14:paraId="0BD1EA39" w14:textId="77777777" w:rsidR="000551C3" w:rsidRDefault="0019230A">
                  <w:pPr>
                    <w:pStyle w:val="Compact"/>
                    <w:rPr>
                      <w:sz w:val="15"/>
                      <w:szCs w:val="15"/>
                    </w:rPr>
                  </w:pPr>
                  <w:r>
                    <w:rPr>
                      <w:sz w:val="15"/>
                      <w:szCs w:val="15"/>
                    </w:rPr>
                    <w:t>+1.97</w:t>
                  </w:r>
                </w:p>
              </w:tc>
            </w:tr>
            <w:tr w:rsidR="000551C3" w14:paraId="3E30F154" w14:textId="77777777" w:rsidTr="007563CE">
              <w:trPr>
                <w:trPrChange w:id="563" w:author="Seamus Murphy" w:date="2026-09-23T07:08:00Z" w16du:dateUtc="2026-09-23T14:08:00Z">
                  <w:trPr>
                    <w:trHeight w:val="397"/>
                  </w:trPr>
                </w:trPrChange>
              </w:trPr>
              <w:tc>
                <w:tcPr>
                  <w:tcW w:w="2446" w:type="dxa"/>
                  <w:tcPrChange w:id="564" w:author="Seamus Murphy" w:date="2026-09-23T07:08:00Z" w16du:dateUtc="2026-09-23T14:08:00Z">
                    <w:tcPr>
                      <w:tcW w:w="2446" w:type="dxa"/>
                    </w:tcPr>
                  </w:tcPrChange>
                </w:tcPr>
                <w:p w14:paraId="70EB38BC" w14:textId="77777777" w:rsidR="000551C3" w:rsidRDefault="0019230A">
                  <w:pPr>
                    <w:pStyle w:val="Compact"/>
                    <w:rPr>
                      <w:sz w:val="16"/>
                    </w:rPr>
                  </w:pPr>
                  <w:r>
                    <w:rPr>
                      <w:sz w:val="16"/>
                    </w:rPr>
                    <w:t>Stand height (m)</w:t>
                  </w:r>
                </w:p>
              </w:tc>
              <w:tc>
                <w:tcPr>
                  <w:tcW w:w="863" w:type="dxa"/>
                  <w:tcPrChange w:id="565" w:author="Seamus Murphy" w:date="2026-09-23T07:08:00Z" w16du:dateUtc="2026-09-23T14:08:00Z">
                    <w:tcPr>
                      <w:tcW w:w="863" w:type="dxa"/>
                    </w:tcPr>
                  </w:tcPrChange>
                </w:tcPr>
                <w:p w14:paraId="0AEC7764" w14:textId="77777777" w:rsidR="000551C3" w:rsidRDefault="0019230A">
                  <w:pPr>
                    <w:pStyle w:val="Compact"/>
                    <w:rPr>
                      <w:sz w:val="15"/>
                      <w:szCs w:val="15"/>
                    </w:rPr>
                  </w:pPr>
                  <w:r>
                    <w:rPr>
                      <w:sz w:val="15"/>
                      <w:szCs w:val="15"/>
                    </w:rPr>
                    <w:t>26.97</w:t>
                  </w:r>
                </w:p>
              </w:tc>
              <w:tc>
                <w:tcPr>
                  <w:tcW w:w="864" w:type="dxa"/>
                  <w:tcPrChange w:id="566" w:author="Seamus Murphy" w:date="2026-09-23T07:08:00Z" w16du:dateUtc="2026-09-23T14:08:00Z">
                    <w:tcPr>
                      <w:tcW w:w="864" w:type="dxa"/>
                    </w:tcPr>
                  </w:tcPrChange>
                </w:tcPr>
                <w:p w14:paraId="2CACEACE" w14:textId="77777777" w:rsidR="000551C3" w:rsidRDefault="0019230A">
                  <w:pPr>
                    <w:pStyle w:val="Compact"/>
                    <w:rPr>
                      <w:sz w:val="15"/>
                      <w:szCs w:val="15"/>
                    </w:rPr>
                  </w:pPr>
                  <w:r>
                    <w:rPr>
                      <w:sz w:val="15"/>
                      <w:szCs w:val="15"/>
                    </w:rPr>
                    <w:t>6.27</w:t>
                  </w:r>
                </w:p>
              </w:tc>
              <w:tc>
                <w:tcPr>
                  <w:tcW w:w="864" w:type="dxa"/>
                  <w:tcPrChange w:id="567" w:author="Seamus Murphy" w:date="2026-09-23T07:08:00Z" w16du:dateUtc="2026-09-23T14:08:00Z">
                    <w:tcPr>
                      <w:tcW w:w="864" w:type="dxa"/>
                    </w:tcPr>
                  </w:tcPrChange>
                </w:tcPr>
                <w:p w14:paraId="00B8B283" w14:textId="77777777" w:rsidR="000551C3" w:rsidRDefault="0019230A">
                  <w:pPr>
                    <w:pStyle w:val="Compact"/>
                    <w:rPr>
                      <w:sz w:val="15"/>
                      <w:szCs w:val="15"/>
                    </w:rPr>
                  </w:pPr>
                  <w:r>
                    <w:rPr>
                      <w:sz w:val="15"/>
                      <w:szCs w:val="15"/>
                    </w:rPr>
                    <w:t>0.019</w:t>
                  </w:r>
                </w:p>
              </w:tc>
              <w:tc>
                <w:tcPr>
                  <w:tcW w:w="864" w:type="dxa"/>
                  <w:tcPrChange w:id="568" w:author="Seamus Murphy" w:date="2026-09-23T07:08:00Z" w16du:dateUtc="2026-09-23T14:08:00Z">
                    <w:tcPr>
                      <w:tcW w:w="864" w:type="dxa"/>
                    </w:tcPr>
                  </w:tcPrChange>
                </w:tcPr>
                <w:p w14:paraId="48A4FE9E" w14:textId="77777777" w:rsidR="000551C3" w:rsidRDefault="0019230A">
                  <w:pPr>
                    <w:pStyle w:val="Compact"/>
                    <w:rPr>
                      <w:sz w:val="15"/>
                      <w:szCs w:val="15"/>
                    </w:rPr>
                  </w:pPr>
                  <w:r>
                    <w:rPr>
                      <w:sz w:val="15"/>
                      <w:szCs w:val="15"/>
                    </w:rPr>
                    <w:t>27.90</w:t>
                  </w:r>
                </w:p>
              </w:tc>
              <w:tc>
                <w:tcPr>
                  <w:tcW w:w="863" w:type="dxa"/>
                  <w:tcPrChange w:id="569" w:author="Seamus Murphy" w:date="2026-09-23T07:08:00Z" w16du:dateUtc="2026-09-23T14:08:00Z">
                    <w:tcPr>
                      <w:tcW w:w="863" w:type="dxa"/>
                    </w:tcPr>
                  </w:tcPrChange>
                </w:tcPr>
                <w:p w14:paraId="7CC8C19F" w14:textId="77777777" w:rsidR="000551C3" w:rsidRDefault="0019230A">
                  <w:pPr>
                    <w:pStyle w:val="Compact"/>
                    <w:rPr>
                      <w:sz w:val="15"/>
                      <w:szCs w:val="15"/>
                    </w:rPr>
                  </w:pPr>
                  <w:r>
                    <w:rPr>
                      <w:sz w:val="15"/>
                      <w:szCs w:val="15"/>
                    </w:rPr>
                    <w:t>7.00</w:t>
                  </w:r>
                </w:p>
              </w:tc>
              <w:tc>
                <w:tcPr>
                  <w:tcW w:w="864" w:type="dxa"/>
                  <w:tcPrChange w:id="570" w:author="Seamus Murphy" w:date="2026-09-23T07:08:00Z" w16du:dateUtc="2026-09-23T14:08:00Z">
                    <w:tcPr>
                      <w:tcW w:w="864" w:type="dxa"/>
                    </w:tcPr>
                  </w:tcPrChange>
                </w:tcPr>
                <w:p w14:paraId="3CB8EE58" w14:textId="77777777" w:rsidR="000551C3" w:rsidRDefault="0019230A">
                  <w:pPr>
                    <w:pStyle w:val="Compact"/>
                    <w:rPr>
                      <w:sz w:val="15"/>
                      <w:szCs w:val="15"/>
                    </w:rPr>
                  </w:pPr>
                  <w:r>
                    <w:rPr>
                      <w:sz w:val="15"/>
                      <w:szCs w:val="15"/>
                    </w:rPr>
                    <w:t>40.30</w:t>
                  </w:r>
                </w:p>
              </w:tc>
              <w:tc>
                <w:tcPr>
                  <w:tcW w:w="864" w:type="dxa"/>
                  <w:tcPrChange w:id="571" w:author="Seamus Murphy" w:date="2026-09-23T07:08:00Z" w16du:dateUtc="2026-09-23T14:08:00Z">
                    <w:tcPr>
                      <w:tcW w:w="864" w:type="dxa"/>
                    </w:tcPr>
                  </w:tcPrChange>
                </w:tcPr>
                <w:p w14:paraId="1D9C69EE" w14:textId="77777777" w:rsidR="000551C3" w:rsidRDefault="0019230A">
                  <w:pPr>
                    <w:pStyle w:val="Compact"/>
                    <w:rPr>
                      <w:sz w:val="15"/>
                      <w:szCs w:val="15"/>
                    </w:rPr>
                  </w:pPr>
                  <w:r>
                    <w:rPr>
                      <w:sz w:val="15"/>
                      <w:szCs w:val="15"/>
                    </w:rPr>
                    <w:t>-0.26</w:t>
                  </w:r>
                </w:p>
              </w:tc>
              <w:tc>
                <w:tcPr>
                  <w:tcW w:w="864" w:type="dxa"/>
                  <w:tcPrChange w:id="572" w:author="Seamus Murphy" w:date="2026-09-23T07:08:00Z" w16du:dateUtc="2026-09-23T14:08:00Z">
                    <w:tcPr>
                      <w:tcW w:w="864" w:type="dxa"/>
                    </w:tcPr>
                  </w:tcPrChange>
                </w:tcPr>
                <w:p w14:paraId="14989FA3" w14:textId="77777777" w:rsidR="000551C3" w:rsidRDefault="0019230A">
                  <w:pPr>
                    <w:pStyle w:val="Compact"/>
                    <w:rPr>
                      <w:sz w:val="15"/>
                      <w:szCs w:val="15"/>
                    </w:rPr>
                  </w:pPr>
                  <w:r>
                    <w:rPr>
                      <w:sz w:val="15"/>
                      <w:szCs w:val="15"/>
                    </w:rPr>
                    <w:t>+0.23</w:t>
                  </w:r>
                </w:p>
              </w:tc>
            </w:tr>
            <w:tr w:rsidR="000551C3" w14:paraId="26DBB5D6" w14:textId="77777777" w:rsidTr="007563CE">
              <w:trPr>
                <w:trPrChange w:id="573" w:author="Seamus Murphy" w:date="2026-09-23T07:08:00Z" w16du:dateUtc="2026-09-23T14:08:00Z">
                  <w:trPr>
                    <w:trHeight w:val="397"/>
                  </w:trPr>
                </w:trPrChange>
              </w:trPr>
              <w:tc>
                <w:tcPr>
                  <w:tcW w:w="2446" w:type="dxa"/>
                  <w:tcPrChange w:id="574" w:author="Seamus Murphy" w:date="2026-09-23T07:08:00Z" w16du:dateUtc="2026-09-23T14:08:00Z">
                    <w:tcPr>
                      <w:tcW w:w="2446" w:type="dxa"/>
                    </w:tcPr>
                  </w:tcPrChange>
                </w:tcPr>
                <w:p w14:paraId="76A6F76F" w14:textId="77777777" w:rsidR="000551C3" w:rsidRDefault="0019230A">
                  <w:pPr>
                    <w:pStyle w:val="Compact"/>
                    <w:rPr>
                      <w:sz w:val="16"/>
                    </w:rPr>
                  </w:pPr>
                  <w:r>
                    <w:rPr>
                      <w:sz w:val="16"/>
                    </w:rPr>
                    <w:t>Standing volume (m³ ha⁻¹)</w:t>
                  </w:r>
                </w:p>
              </w:tc>
              <w:tc>
                <w:tcPr>
                  <w:tcW w:w="863" w:type="dxa"/>
                  <w:tcPrChange w:id="575" w:author="Seamus Murphy" w:date="2026-09-23T07:08:00Z" w16du:dateUtc="2026-09-23T14:08:00Z">
                    <w:tcPr>
                      <w:tcW w:w="863" w:type="dxa"/>
                    </w:tcPr>
                  </w:tcPrChange>
                </w:tcPr>
                <w:p w14:paraId="7E6F47F2" w14:textId="77777777" w:rsidR="000551C3" w:rsidRDefault="0019230A">
                  <w:pPr>
                    <w:pStyle w:val="Compact"/>
                    <w:rPr>
                      <w:sz w:val="15"/>
                      <w:szCs w:val="15"/>
                    </w:rPr>
                  </w:pPr>
                  <w:r>
                    <w:rPr>
                      <w:sz w:val="15"/>
                      <w:szCs w:val="15"/>
                    </w:rPr>
                    <w:t>272.33</w:t>
                  </w:r>
                </w:p>
              </w:tc>
              <w:tc>
                <w:tcPr>
                  <w:tcW w:w="864" w:type="dxa"/>
                  <w:tcPrChange w:id="576" w:author="Seamus Murphy" w:date="2026-09-23T07:08:00Z" w16du:dateUtc="2026-09-23T14:08:00Z">
                    <w:tcPr>
                      <w:tcW w:w="864" w:type="dxa"/>
                    </w:tcPr>
                  </w:tcPrChange>
                </w:tcPr>
                <w:p w14:paraId="0E27FB0A" w14:textId="77777777" w:rsidR="000551C3" w:rsidRDefault="0019230A">
                  <w:pPr>
                    <w:pStyle w:val="Compact"/>
                    <w:rPr>
                      <w:sz w:val="15"/>
                      <w:szCs w:val="15"/>
                    </w:rPr>
                  </w:pPr>
                  <w:r>
                    <w:rPr>
                      <w:sz w:val="15"/>
                      <w:szCs w:val="15"/>
                    </w:rPr>
                    <w:t>131.38</w:t>
                  </w:r>
                </w:p>
              </w:tc>
              <w:tc>
                <w:tcPr>
                  <w:tcW w:w="864" w:type="dxa"/>
                  <w:tcPrChange w:id="577" w:author="Seamus Murphy" w:date="2026-09-23T07:08:00Z" w16du:dateUtc="2026-09-23T14:08:00Z">
                    <w:tcPr>
                      <w:tcW w:w="864" w:type="dxa"/>
                    </w:tcPr>
                  </w:tcPrChange>
                </w:tcPr>
                <w:p w14:paraId="2ED6664E" w14:textId="77777777" w:rsidR="000551C3" w:rsidRDefault="0019230A">
                  <w:pPr>
                    <w:pStyle w:val="Compact"/>
                    <w:rPr>
                      <w:sz w:val="15"/>
                      <w:szCs w:val="15"/>
                    </w:rPr>
                  </w:pPr>
                  <w:r>
                    <w:rPr>
                      <w:sz w:val="15"/>
                      <w:szCs w:val="15"/>
                    </w:rPr>
                    <w:t>0.393</w:t>
                  </w:r>
                </w:p>
              </w:tc>
              <w:tc>
                <w:tcPr>
                  <w:tcW w:w="864" w:type="dxa"/>
                  <w:tcPrChange w:id="578" w:author="Seamus Murphy" w:date="2026-09-23T07:08:00Z" w16du:dateUtc="2026-09-23T14:08:00Z">
                    <w:tcPr>
                      <w:tcW w:w="864" w:type="dxa"/>
                    </w:tcPr>
                  </w:tcPrChange>
                </w:tcPr>
                <w:p w14:paraId="721F9699" w14:textId="77777777" w:rsidR="000551C3" w:rsidRDefault="0019230A">
                  <w:pPr>
                    <w:pStyle w:val="Compact"/>
                    <w:rPr>
                      <w:sz w:val="15"/>
                      <w:szCs w:val="15"/>
                    </w:rPr>
                  </w:pPr>
                  <w:r>
                    <w:rPr>
                      <w:sz w:val="15"/>
                      <w:szCs w:val="15"/>
                    </w:rPr>
                    <w:t>281.47</w:t>
                  </w:r>
                </w:p>
              </w:tc>
              <w:tc>
                <w:tcPr>
                  <w:tcW w:w="863" w:type="dxa"/>
                  <w:tcPrChange w:id="579" w:author="Seamus Murphy" w:date="2026-09-23T07:08:00Z" w16du:dateUtc="2026-09-23T14:08:00Z">
                    <w:tcPr>
                      <w:tcW w:w="863" w:type="dxa"/>
                    </w:tcPr>
                  </w:tcPrChange>
                </w:tcPr>
                <w:p w14:paraId="40E16ABC" w14:textId="77777777" w:rsidR="000551C3" w:rsidRDefault="0019230A">
                  <w:pPr>
                    <w:pStyle w:val="Compact"/>
                    <w:rPr>
                      <w:sz w:val="15"/>
                      <w:szCs w:val="15"/>
                    </w:rPr>
                  </w:pPr>
                  <w:r>
                    <w:rPr>
                      <w:sz w:val="15"/>
                      <w:szCs w:val="15"/>
                    </w:rPr>
                    <w:t>0.82</w:t>
                  </w:r>
                </w:p>
              </w:tc>
              <w:tc>
                <w:tcPr>
                  <w:tcW w:w="864" w:type="dxa"/>
                  <w:tcPrChange w:id="580" w:author="Seamus Murphy" w:date="2026-09-23T07:08:00Z" w16du:dateUtc="2026-09-23T14:08:00Z">
                    <w:tcPr>
                      <w:tcW w:w="864" w:type="dxa"/>
                    </w:tcPr>
                  </w:tcPrChange>
                </w:tcPr>
                <w:p w14:paraId="22C89194" w14:textId="77777777" w:rsidR="000551C3" w:rsidRDefault="0019230A">
                  <w:pPr>
                    <w:pStyle w:val="Compact"/>
                    <w:rPr>
                      <w:sz w:val="15"/>
                      <w:szCs w:val="15"/>
                    </w:rPr>
                  </w:pPr>
                  <w:r>
                    <w:rPr>
                      <w:sz w:val="15"/>
                      <w:szCs w:val="15"/>
                    </w:rPr>
                    <w:t>586.61</w:t>
                  </w:r>
                </w:p>
              </w:tc>
              <w:tc>
                <w:tcPr>
                  <w:tcW w:w="864" w:type="dxa"/>
                  <w:tcPrChange w:id="581" w:author="Seamus Murphy" w:date="2026-09-23T07:08:00Z" w16du:dateUtc="2026-09-23T14:08:00Z">
                    <w:tcPr>
                      <w:tcW w:w="864" w:type="dxa"/>
                    </w:tcPr>
                  </w:tcPrChange>
                </w:tcPr>
                <w:p w14:paraId="0385A818" w14:textId="77777777" w:rsidR="000551C3" w:rsidRDefault="0019230A">
                  <w:pPr>
                    <w:pStyle w:val="Compact"/>
                    <w:rPr>
                      <w:sz w:val="15"/>
                      <w:szCs w:val="15"/>
                    </w:rPr>
                  </w:pPr>
                  <w:r>
                    <w:rPr>
                      <w:sz w:val="15"/>
                      <w:szCs w:val="15"/>
                    </w:rPr>
                    <w:t>+0.01</w:t>
                  </w:r>
                </w:p>
              </w:tc>
              <w:tc>
                <w:tcPr>
                  <w:tcW w:w="864" w:type="dxa"/>
                  <w:tcPrChange w:id="582" w:author="Seamus Murphy" w:date="2026-09-23T07:08:00Z" w16du:dateUtc="2026-09-23T14:08:00Z">
                    <w:tcPr>
                      <w:tcW w:w="864" w:type="dxa"/>
                    </w:tcPr>
                  </w:tcPrChange>
                </w:tcPr>
                <w:p w14:paraId="398E6594" w14:textId="77777777" w:rsidR="000551C3" w:rsidRDefault="0019230A">
                  <w:pPr>
                    <w:pStyle w:val="Compact"/>
                    <w:rPr>
                      <w:sz w:val="15"/>
                      <w:szCs w:val="15"/>
                    </w:rPr>
                  </w:pPr>
                  <w:r>
                    <w:rPr>
                      <w:sz w:val="15"/>
                      <w:szCs w:val="15"/>
                    </w:rPr>
                    <w:t>-0.35</w:t>
                  </w:r>
                </w:p>
              </w:tc>
            </w:tr>
            <w:tr w:rsidR="000551C3" w14:paraId="1B994630" w14:textId="77777777" w:rsidTr="007563CE">
              <w:trPr>
                <w:trPrChange w:id="583" w:author="Seamus Murphy" w:date="2026-09-23T07:08:00Z" w16du:dateUtc="2026-09-23T14:08:00Z">
                  <w:trPr>
                    <w:trHeight w:val="397"/>
                  </w:trPr>
                </w:trPrChange>
              </w:trPr>
              <w:tc>
                <w:tcPr>
                  <w:tcW w:w="2446" w:type="dxa"/>
                  <w:tcPrChange w:id="584" w:author="Seamus Murphy" w:date="2026-09-23T07:08:00Z" w16du:dateUtc="2026-09-23T14:08:00Z">
                    <w:tcPr>
                      <w:tcW w:w="2446" w:type="dxa"/>
                    </w:tcPr>
                  </w:tcPrChange>
                </w:tcPr>
                <w:p w14:paraId="55DB88C4" w14:textId="77777777" w:rsidR="000551C3" w:rsidRDefault="0019230A">
                  <w:pPr>
                    <w:pStyle w:val="Compact"/>
                    <w:rPr>
                      <w:sz w:val="16"/>
                    </w:rPr>
                  </w:pPr>
                  <w:r>
                    <w:rPr>
                      <w:sz w:val="16"/>
                    </w:rPr>
                    <w:t>Lodgepole pine cover (%)</w:t>
                  </w:r>
                </w:p>
              </w:tc>
              <w:tc>
                <w:tcPr>
                  <w:tcW w:w="863" w:type="dxa"/>
                  <w:tcPrChange w:id="585" w:author="Seamus Murphy" w:date="2026-09-23T07:08:00Z" w16du:dateUtc="2026-09-23T14:08:00Z">
                    <w:tcPr>
                      <w:tcW w:w="863" w:type="dxa"/>
                    </w:tcPr>
                  </w:tcPrChange>
                </w:tcPr>
                <w:p w14:paraId="621A9F9E" w14:textId="77777777" w:rsidR="000551C3" w:rsidRDefault="0019230A">
                  <w:pPr>
                    <w:pStyle w:val="Compact"/>
                    <w:rPr>
                      <w:sz w:val="15"/>
                      <w:szCs w:val="15"/>
                    </w:rPr>
                  </w:pPr>
                  <w:r>
                    <w:rPr>
                      <w:sz w:val="15"/>
                      <w:szCs w:val="15"/>
                    </w:rPr>
                    <w:t>20.11</w:t>
                  </w:r>
                </w:p>
              </w:tc>
              <w:tc>
                <w:tcPr>
                  <w:tcW w:w="864" w:type="dxa"/>
                  <w:tcPrChange w:id="586" w:author="Seamus Murphy" w:date="2026-09-23T07:08:00Z" w16du:dateUtc="2026-09-23T14:08:00Z">
                    <w:tcPr>
                      <w:tcW w:w="864" w:type="dxa"/>
                    </w:tcPr>
                  </w:tcPrChange>
                </w:tcPr>
                <w:p w14:paraId="326A5720" w14:textId="77777777" w:rsidR="000551C3" w:rsidRDefault="0019230A">
                  <w:pPr>
                    <w:pStyle w:val="Compact"/>
                    <w:rPr>
                      <w:sz w:val="15"/>
                      <w:szCs w:val="15"/>
                    </w:rPr>
                  </w:pPr>
                  <w:r>
                    <w:rPr>
                      <w:sz w:val="15"/>
                      <w:szCs w:val="15"/>
                    </w:rPr>
                    <w:t>23.93</w:t>
                  </w:r>
                </w:p>
              </w:tc>
              <w:tc>
                <w:tcPr>
                  <w:tcW w:w="864" w:type="dxa"/>
                  <w:tcPrChange w:id="587" w:author="Seamus Murphy" w:date="2026-09-23T07:08:00Z" w16du:dateUtc="2026-09-23T14:08:00Z">
                    <w:tcPr>
                      <w:tcW w:w="864" w:type="dxa"/>
                    </w:tcPr>
                  </w:tcPrChange>
                </w:tcPr>
                <w:p w14:paraId="349D4197" w14:textId="77777777" w:rsidR="000551C3" w:rsidRDefault="0019230A">
                  <w:pPr>
                    <w:pStyle w:val="Compact"/>
                    <w:rPr>
                      <w:sz w:val="15"/>
                      <w:szCs w:val="15"/>
                    </w:rPr>
                  </w:pPr>
                  <w:r>
                    <w:rPr>
                      <w:sz w:val="15"/>
                      <w:szCs w:val="15"/>
                    </w:rPr>
                    <w:t>0.072</w:t>
                  </w:r>
                </w:p>
              </w:tc>
              <w:tc>
                <w:tcPr>
                  <w:tcW w:w="864" w:type="dxa"/>
                  <w:tcPrChange w:id="588" w:author="Seamus Murphy" w:date="2026-09-23T07:08:00Z" w16du:dateUtc="2026-09-23T14:08:00Z">
                    <w:tcPr>
                      <w:tcW w:w="864" w:type="dxa"/>
                    </w:tcPr>
                  </w:tcPrChange>
                </w:tcPr>
                <w:p w14:paraId="0FEA04F7" w14:textId="77777777" w:rsidR="000551C3" w:rsidRDefault="0019230A">
                  <w:pPr>
                    <w:pStyle w:val="Compact"/>
                    <w:rPr>
                      <w:sz w:val="15"/>
                      <w:szCs w:val="15"/>
                    </w:rPr>
                  </w:pPr>
                  <w:r>
                    <w:rPr>
                      <w:sz w:val="15"/>
                      <w:szCs w:val="15"/>
                    </w:rPr>
                    <w:t>10.00</w:t>
                  </w:r>
                </w:p>
              </w:tc>
              <w:tc>
                <w:tcPr>
                  <w:tcW w:w="863" w:type="dxa"/>
                  <w:tcPrChange w:id="589" w:author="Seamus Murphy" w:date="2026-09-23T07:08:00Z" w16du:dateUtc="2026-09-23T14:08:00Z">
                    <w:tcPr>
                      <w:tcW w:w="863" w:type="dxa"/>
                    </w:tcPr>
                  </w:tcPrChange>
                </w:tcPr>
                <w:p w14:paraId="1FCD39AB" w14:textId="77777777" w:rsidR="000551C3" w:rsidRDefault="0019230A">
                  <w:pPr>
                    <w:pStyle w:val="Compact"/>
                    <w:rPr>
                      <w:sz w:val="15"/>
                      <w:szCs w:val="15"/>
                    </w:rPr>
                  </w:pPr>
                  <w:r>
                    <w:rPr>
                      <w:sz w:val="15"/>
                      <w:szCs w:val="15"/>
                    </w:rPr>
                    <w:t>0.00</w:t>
                  </w:r>
                </w:p>
              </w:tc>
              <w:tc>
                <w:tcPr>
                  <w:tcW w:w="864" w:type="dxa"/>
                  <w:tcPrChange w:id="590" w:author="Seamus Murphy" w:date="2026-09-23T07:08:00Z" w16du:dateUtc="2026-09-23T14:08:00Z">
                    <w:tcPr>
                      <w:tcW w:w="864" w:type="dxa"/>
                    </w:tcPr>
                  </w:tcPrChange>
                </w:tcPr>
                <w:p w14:paraId="1F2A28F8" w14:textId="77777777" w:rsidR="000551C3" w:rsidRDefault="0019230A">
                  <w:pPr>
                    <w:pStyle w:val="Compact"/>
                    <w:rPr>
                      <w:sz w:val="15"/>
                      <w:szCs w:val="15"/>
                    </w:rPr>
                  </w:pPr>
                  <w:r>
                    <w:rPr>
                      <w:sz w:val="15"/>
                      <w:szCs w:val="15"/>
                    </w:rPr>
                    <w:t>100.00</w:t>
                  </w:r>
                </w:p>
              </w:tc>
              <w:tc>
                <w:tcPr>
                  <w:tcW w:w="864" w:type="dxa"/>
                  <w:tcPrChange w:id="591" w:author="Seamus Murphy" w:date="2026-09-23T07:08:00Z" w16du:dateUtc="2026-09-23T14:08:00Z">
                    <w:tcPr>
                      <w:tcW w:w="864" w:type="dxa"/>
                    </w:tcPr>
                  </w:tcPrChange>
                </w:tcPr>
                <w:p w14:paraId="2F726F63" w14:textId="77777777" w:rsidR="000551C3" w:rsidRDefault="0019230A">
                  <w:pPr>
                    <w:pStyle w:val="Compact"/>
                    <w:rPr>
                      <w:sz w:val="15"/>
                      <w:szCs w:val="15"/>
                    </w:rPr>
                  </w:pPr>
                  <w:r>
                    <w:rPr>
                      <w:sz w:val="15"/>
                      <w:szCs w:val="15"/>
                    </w:rPr>
                    <w:t>+1.45</w:t>
                  </w:r>
                </w:p>
              </w:tc>
              <w:tc>
                <w:tcPr>
                  <w:tcW w:w="864" w:type="dxa"/>
                  <w:tcPrChange w:id="592" w:author="Seamus Murphy" w:date="2026-09-23T07:08:00Z" w16du:dateUtc="2026-09-23T14:08:00Z">
                    <w:tcPr>
                      <w:tcW w:w="864" w:type="dxa"/>
                    </w:tcPr>
                  </w:tcPrChange>
                </w:tcPr>
                <w:p w14:paraId="5427F2C5" w14:textId="77777777" w:rsidR="000551C3" w:rsidRDefault="0019230A">
                  <w:pPr>
                    <w:pStyle w:val="Compact"/>
                    <w:rPr>
                      <w:sz w:val="15"/>
                      <w:szCs w:val="15"/>
                    </w:rPr>
                  </w:pPr>
                  <w:r>
                    <w:rPr>
                      <w:sz w:val="15"/>
                      <w:szCs w:val="15"/>
                    </w:rPr>
                    <w:t>+1.56</w:t>
                  </w:r>
                </w:p>
              </w:tc>
            </w:tr>
            <w:tr w:rsidR="000551C3" w14:paraId="4ACB2E4A" w14:textId="77777777" w:rsidTr="007563CE">
              <w:trPr>
                <w:trPrChange w:id="593" w:author="Seamus Murphy" w:date="2026-09-23T07:08:00Z" w16du:dateUtc="2026-09-23T14:08:00Z">
                  <w:trPr>
                    <w:trHeight w:val="397"/>
                  </w:trPr>
                </w:trPrChange>
              </w:trPr>
              <w:tc>
                <w:tcPr>
                  <w:tcW w:w="2446" w:type="dxa"/>
                  <w:tcPrChange w:id="594" w:author="Seamus Murphy" w:date="2026-09-23T07:08:00Z" w16du:dateUtc="2026-09-23T14:08:00Z">
                    <w:tcPr>
                      <w:tcW w:w="2446" w:type="dxa"/>
                    </w:tcPr>
                  </w:tcPrChange>
                </w:tcPr>
                <w:p w14:paraId="62265203" w14:textId="77777777" w:rsidR="000551C3" w:rsidRDefault="0019230A">
                  <w:pPr>
                    <w:pStyle w:val="Compact"/>
                    <w:rPr>
                      <w:sz w:val="16"/>
                    </w:rPr>
                  </w:pPr>
                  <w:r>
                    <w:rPr>
                      <w:sz w:val="16"/>
                    </w:rPr>
                    <w:t>Susceptible pine BA (m² ha⁻¹)</w:t>
                  </w:r>
                </w:p>
              </w:tc>
              <w:tc>
                <w:tcPr>
                  <w:tcW w:w="863" w:type="dxa"/>
                  <w:tcPrChange w:id="595" w:author="Seamus Murphy" w:date="2026-09-23T07:08:00Z" w16du:dateUtc="2026-09-23T14:08:00Z">
                    <w:tcPr>
                      <w:tcW w:w="863" w:type="dxa"/>
                    </w:tcPr>
                  </w:tcPrChange>
                </w:tcPr>
                <w:p w14:paraId="73252E3B" w14:textId="77777777" w:rsidR="000551C3" w:rsidRDefault="0019230A">
                  <w:pPr>
                    <w:pStyle w:val="Compact"/>
                    <w:rPr>
                      <w:sz w:val="15"/>
                      <w:szCs w:val="15"/>
                    </w:rPr>
                  </w:pPr>
                  <w:r>
                    <w:rPr>
                      <w:sz w:val="15"/>
                      <w:szCs w:val="15"/>
                    </w:rPr>
                    <w:t>7.07</w:t>
                  </w:r>
                </w:p>
              </w:tc>
              <w:tc>
                <w:tcPr>
                  <w:tcW w:w="864" w:type="dxa"/>
                  <w:tcPrChange w:id="596" w:author="Seamus Murphy" w:date="2026-09-23T07:08:00Z" w16du:dateUtc="2026-09-23T14:08:00Z">
                    <w:tcPr>
                      <w:tcW w:w="864" w:type="dxa"/>
                    </w:tcPr>
                  </w:tcPrChange>
                </w:tcPr>
                <w:p w14:paraId="746B71E9" w14:textId="77777777" w:rsidR="000551C3" w:rsidRDefault="0019230A">
                  <w:pPr>
                    <w:pStyle w:val="Compact"/>
                    <w:rPr>
                      <w:sz w:val="15"/>
                      <w:szCs w:val="15"/>
                    </w:rPr>
                  </w:pPr>
                  <w:r>
                    <w:rPr>
                      <w:sz w:val="15"/>
                      <w:szCs w:val="15"/>
                    </w:rPr>
                    <w:t>8.85</w:t>
                  </w:r>
                </w:p>
              </w:tc>
              <w:tc>
                <w:tcPr>
                  <w:tcW w:w="864" w:type="dxa"/>
                  <w:tcPrChange w:id="597" w:author="Seamus Murphy" w:date="2026-09-23T07:08:00Z" w16du:dateUtc="2026-09-23T14:08:00Z">
                    <w:tcPr>
                      <w:tcW w:w="864" w:type="dxa"/>
                    </w:tcPr>
                  </w:tcPrChange>
                </w:tcPr>
                <w:p w14:paraId="58FDE7D0" w14:textId="77777777" w:rsidR="000551C3" w:rsidRDefault="0019230A">
                  <w:pPr>
                    <w:pStyle w:val="Compact"/>
                    <w:rPr>
                      <w:sz w:val="15"/>
                      <w:szCs w:val="15"/>
                    </w:rPr>
                  </w:pPr>
                  <w:r>
                    <w:rPr>
                      <w:sz w:val="15"/>
                      <w:szCs w:val="15"/>
                    </w:rPr>
                    <w:t>0.026</w:t>
                  </w:r>
                </w:p>
              </w:tc>
              <w:tc>
                <w:tcPr>
                  <w:tcW w:w="864" w:type="dxa"/>
                  <w:tcPrChange w:id="598" w:author="Seamus Murphy" w:date="2026-09-23T07:08:00Z" w16du:dateUtc="2026-09-23T14:08:00Z">
                    <w:tcPr>
                      <w:tcW w:w="864" w:type="dxa"/>
                    </w:tcPr>
                  </w:tcPrChange>
                </w:tcPr>
                <w:p w14:paraId="1FB2ED42" w14:textId="77777777" w:rsidR="000551C3" w:rsidRDefault="0019230A">
                  <w:pPr>
                    <w:pStyle w:val="Compact"/>
                    <w:rPr>
                      <w:sz w:val="15"/>
                      <w:szCs w:val="15"/>
                    </w:rPr>
                  </w:pPr>
                  <w:r>
                    <w:rPr>
                      <w:sz w:val="15"/>
                      <w:szCs w:val="15"/>
                    </w:rPr>
                    <w:t>4.00</w:t>
                  </w:r>
                </w:p>
              </w:tc>
              <w:tc>
                <w:tcPr>
                  <w:tcW w:w="863" w:type="dxa"/>
                  <w:tcPrChange w:id="599" w:author="Seamus Murphy" w:date="2026-09-23T07:08:00Z" w16du:dateUtc="2026-09-23T14:08:00Z">
                    <w:tcPr>
                      <w:tcW w:w="863" w:type="dxa"/>
                    </w:tcPr>
                  </w:tcPrChange>
                </w:tcPr>
                <w:p w14:paraId="2E44B686" w14:textId="77777777" w:rsidR="000551C3" w:rsidRDefault="0019230A">
                  <w:pPr>
                    <w:pStyle w:val="Compact"/>
                    <w:rPr>
                      <w:sz w:val="15"/>
                      <w:szCs w:val="15"/>
                    </w:rPr>
                  </w:pPr>
                  <w:r>
                    <w:rPr>
                      <w:sz w:val="15"/>
                      <w:szCs w:val="15"/>
                    </w:rPr>
                    <w:t>0.00</w:t>
                  </w:r>
                </w:p>
              </w:tc>
              <w:tc>
                <w:tcPr>
                  <w:tcW w:w="864" w:type="dxa"/>
                  <w:tcPrChange w:id="600" w:author="Seamus Murphy" w:date="2026-09-23T07:08:00Z" w16du:dateUtc="2026-09-23T14:08:00Z">
                    <w:tcPr>
                      <w:tcW w:w="864" w:type="dxa"/>
                    </w:tcPr>
                  </w:tcPrChange>
                </w:tcPr>
                <w:p w14:paraId="1D1AF957" w14:textId="77777777" w:rsidR="000551C3" w:rsidRDefault="0019230A">
                  <w:pPr>
                    <w:pStyle w:val="Compact"/>
                    <w:rPr>
                      <w:sz w:val="15"/>
                      <w:szCs w:val="15"/>
                    </w:rPr>
                  </w:pPr>
                  <w:r>
                    <w:rPr>
                      <w:sz w:val="15"/>
                      <w:szCs w:val="15"/>
                    </w:rPr>
                    <w:t>48.30</w:t>
                  </w:r>
                </w:p>
              </w:tc>
              <w:tc>
                <w:tcPr>
                  <w:tcW w:w="864" w:type="dxa"/>
                  <w:tcPrChange w:id="601" w:author="Seamus Murphy" w:date="2026-09-23T07:08:00Z" w16du:dateUtc="2026-09-23T14:08:00Z">
                    <w:tcPr>
                      <w:tcW w:w="864" w:type="dxa"/>
                    </w:tcPr>
                  </w:tcPrChange>
                </w:tcPr>
                <w:p w14:paraId="2EDC3D19" w14:textId="77777777" w:rsidR="000551C3" w:rsidRDefault="0019230A">
                  <w:pPr>
                    <w:pStyle w:val="Compact"/>
                    <w:rPr>
                      <w:sz w:val="15"/>
                      <w:szCs w:val="15"/>
                    </w:rPr>
                  </w:pPr>
                  <w:r>
                    <w:rPr>
                      <w:sz w:val="15"/>
                      <w:szCs w:val="15"/>
                    </w:rPr>
                    <w:t>+1.63</w:t>
                  </w:r>
                </w:p>
              </w:tc>
              <w:tc>
                <w:tcPr>
                  <w:tcW w:w="864" w:type="dxa"/>
                  <w:tcPrChange w:id="602" w:author="Seamus Murphy" w:date="2026-09-23T07:08:00Z" w16du:dateUtc="2026-09-23T14:08:00Z">
                    <w:tcPr>
                      <w:tcW w:w="864" w:type="dxa"/>
                    </w:tcPr>
                  </w:tcPrChange>
                </w:tcPr>
                <w:p w14:paraId="5220AE4A" w14:textId="77777777" w:rsidR="000551C3" w:rsidRDefault="0019230A">
                  <w:pPr>
                    <w:pStyle w:val="Compact"/>
                    <w:rPr>
                      <w:sz w:val="15"/>
                      <w:szCs w:val="15"/>
                    </w:rPr>
                  </w:pPr>
                  <w:r>
                    <w:rPr>
                      <w:sz w:val="15"/>
                      <w:szCs w:val="15"/>
                    </w:rPr>
                    <w:t>+2.63</w:t>
                  </w:r>
                </w:p>
              </w:tc>
            </w:tr>
            <w:tr w:rsidR="000551C3" w14:paraId="0DBB5017" w14:textId="77777777" w:rsidTr="007563CE">
              <w:trPr>
                <w:trHeight w:val="340"/>
                <w:trPrChange w:id="603" w:author="Seamus Murphy" w:date="2026-09-23T07:08:00Z" w16du:dateUtc="2026-09-23T14:08:00Z">
                  <w:trPr>
                    <w:trHeight w:val="397"/>
                  </w:trPr>
                </w:trPrChange>
              </w:trPr>
              <w:tc>
                <w:tcPr>
                  <w:tcW w:w="9356" w:type="dxa"/>
                  <w:gridSpan w:val="9"/>
                  <w:tcPrChange w:id="604" w:author="Seamus Murphy" w:date="2026-09-23T07:08:00Z" w16du:dateUtc="2026-09-23T14:08:00Z">
                    <w:tcPr>
                      <w:tcW w:w="9356" w:type="dxa"/>
                      <w:gridSpan w:val="9"/>
                    </w:tcPr>
                  </w:tcPrChange>
                </w:tcPr>
                <w:p w14:paraId="6FBBABD0" w14:textId="77777777" w:rsidR="000551C3" w:rsidRDefault="0019230A">
                  <w:pPr>
                    <w:pStyle w:val="Compact"/>
                    <w:rPr>
                      <w:sz w:val="16"/>
                    </w:rPr>
                  </w:pPr>
                  <w:r>
                    <w:rPr>
                      <w:sz w:val="16"/>
                    </w:rPr>
                    <w:t># Note the standard error is small because it is computed over 111,707 cell-years, and it measures the precision of the landscape mean, rather than of any one cell.</w:t>
                  </w:r>
                </w:p>
              </w:tc>
            </w:tr>
            <w:bookmarkEnd w:id="500"/>
          </w:tbl>
          <w:p w14:paraId="65FC29B1" w14:textId="77777777" w:rsidR="000551C3" w:rsidRDefault="000551C3"/>
        </w:tc>
      </w:tr>
    </w:tbl>
    <w:p w14:paraId="26F50FD4" w14:textId="77777777" w:rsidR="000551C3" w:rsidRDefault="0019230A">
      <w:r>
        <w:br w:type="page"/>
      </w:r>
    </w:p>
    <w:tbl>
      <w:tblPr>
        <w:tblStyle w:val="Table"/>
        <w:tblW w:w="5000" w:type="pct"/>
        <w:tblLayout w:type="fixed"/>
        <w:tblLook w:val="0000" w:firstRow="0" w:lastRow="0" w:firstColumn="0" w:lastColumn="0" w:noHBand="0" w:noVBand="0"/>
        <w:tblPrChange w:id="605" w:author="Seamus Murphy" w:date="2026-09-23T07:08:00Z" w16du:dateUtc="2026-09-23T14:08:00Z">
          <w:tblPr>
            <w:tblStyle w:val="Table"/>
            <w:tblW w:w="5000" w:type="pct"/>
            <w:tblLook w:val="0000" w:firstRow="0" w:lastRow="0" w:firstColumn="0" w:lastColumn="0" w:noHBand="0" w:noVBand="0"/>
          </w:tblPr>
        </w:tblPrChange>
      </w:tblPr>
      <w:tblGrid>
        <w:gridCol w:w="9360"/>
        <w:tblGridChange w:id="606">
          <w:tblGrid>
            <w:gridCol w:w="9360"/>
          </w:tblGrid>
        </w:tblGridChange>
      </w:tblGrid>
      <w:tr w:rsidR="000551C3" w14:paraId="46120EA1" w14:textId="77777777">
        <w:tc>
          <w:tcPr>
            <w:tcW w:w="7920" w:type="dxa"/>
            <w:tcPrChange w:id="607" w:author="Seamus Murphy" w:date="2026-09-23T07:08:00Z" w16du:dateUtc="2026-09-23T14:08:00Z">
              <w:tcPr>
                <w:tcW w:w="7920" w:type="dxa"/>
              </w:tcPr>
            </w:tcPrChange>
          </w:tcPr>
          <w:p w14:paraId="226CEFEA" w14:textId="77777777" w:rsidR="000551C3" w:rsidRDefault="0019230A">
            <w:pPr>
              <w:pStyle w:val="ImageCaption"/>
              <w:spacing w:before="200"/>
            </w:pPr>
            <w:bookmarkStart w:id="608" w:name="tbl-variables"/>
            <w:r>
              <w:t>Table 2: The variables that entered the models after selection, the pathway each served, and the direction expected of it from the mechanism named in the Introduction. AUC was the area under the receiver operating characteristic curve of the univariate fit, with the asterisks beside it marking its significance, * P ≤ 0.05, ** P ≤ 0.01, *** P ≤ 0.001, **** P ≤ 0.0001.</w:t>
            </w:r>
          </w:p>
          <w:tbl>
            <w:tblPr>
              <w:tblStyle w:val="Table"/>
              <w:tblW w:w="9354" w:type="dxa"/>
              <w:tblLayout w:type="fixed"/>
              <w:tblLook w:val="0020" w:firstRow="1" w:lastRow="0" w:firstColumn="0" w:lastColumn="0" w:noHBand="0" w:noVBand="0"/>
              <w:tblPrChange w:id="609" w:author="Seamus Murphy" w:date="2026-09-23T07:08:00Z" w16du:dateUtc="2026-09-23T14:08:00Z">
                <w:tblPr>
                  <w:tblStyle w:val="Table"/>
                  <w:tblW w:w="9354" w:type="dxa"/>
                  <w:tblLook w:val="0020" w:firstRow="1" w:lastRow="0" w:firstColumn="0" w:lastColumn="0" w:noHBand="0" w:noVBand="0"/>
                </w:tblPr>
              </w:tblPrChange>
            </w:tblPr>
            <w:tblGrid>
              <w:gridCol w:w="1800"/>
              <w:gridCol w:w="2518"/>
              <w:gridCol w:w="2518"/>
              <w:gridCol w:w="2518"/>
              <w:tblGridChange w:id="610">
                <w:tblGrid>
                  <w:gridCol w:w="1800"/>
                  <w:gridCol w:w="653"/>
                  <w:gridCol w:w="1865"/>
                  <w:gridCol w:w="970"/>
                  <w:gridCol w:w="1548"/>
                  <w:gridCol w:w="1003"/>
                  <w:gridCol w:w="1515"/>
                </w:tblGrid>
              </w:tblGridChange>
            </w:tblGrid>
            <w:tr w:rsidR="000551C3" w14:paraId="7657EC21" w14:textId="77777777" w:rsidTr="007563CE">
              <w:trPr>
                <w:cnfStyle w:val="100000000000" w:firstRow="1" w:lastRow="0" w:firstColumn="0" w:lastColumn="0" w:oddVBand="0" w:evenVBand="0" w:oddHBand="0" w:evenHBand="0" w:firstRowFirstColumn="0" w:firstRowLastColumn="0" w:lastRowFirstColumn="0" w:lastRowLastColumn="0"/>
                <w:tblHeader/>
                <w:trPrChange w:id="611" w:author="Seamus Murphy" w:date="2026-09-23T07:08:00Z" w16du:dateUtc="2026-09-23T14:08:00Z">
                  <w:trPr>
                    <w:trHeight w:hRule="exact" w:val="397"/>
                    <w:tblHeader/>
                  </w:trPr>
                </w:trPrChange>
              </w:trPr>
              <w:tc>
                <w:tcPr>
                  <w:tcW w:w="1800" w:type="dxa"/>
                  <w:tcPrChange w:id="612" w:author="Seamus Murphy" w:date="2026-09-23T07:08:00Z" w16du:dateUtc="2026-09-23T14:08:00Z">
                    <w:tcPr>
                      <w:tcW w:w="2453" w:type="dxa"/>
                      <w:gridSpan w:val="2"/>
                    </w:tcPr>
                  </w:tcPrChange>
                </w:tcPr>
                <w:p w14:paraId="483CAAD1"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Variable</w:t>
                  </w:r>
                </w:p>
              </w:tc>
              <w:tc>
                <w:tcPr>
                  <w:tcW w:w="2518" w:type="dxa"/>
                  <w:tcPrChange w:id="613" w:author="Seamus Murphy" w:date="2026-09-23T07:08:00Z" w16du:dateUtc="2026-09-23T14:08:00Z">
                    <w:tcPr>
                      <w:tcW w:w="2835" w:type="dxa"/>
                      <w:gridSpan w:val="2"/>
                    </w:tcPr>
                  </w:tcPrChange>
                </w:tcPr>
                <w:p w14:paraId="5A71E05A"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Pathway</w:t>
                  </w:r>
                </w:p>
              </w:tc>
              <w:tc>
                <w:tcPr>
                  <w:tcW w:w="2518" w:type="dxa"/>
                  <w:tcPrChange w:id="614" w:author="Seamus Murphy" w:date="2026-09-23T07:08:00Z" w16du:dateUtc="2026-09-23T14:08:00Z">
                    <w:tcPr>
                      <w:tcW w:w="2551" w:type="dxa"/>
                      <w:gridSpan w:val="2"/>
                    </w:tcPr>
                  </w:tcPrChange>
                </w:tcPr>
                <w:p w14:paraId="5DB8C106"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Expected</w:t>
                  </w:r>
                </w:p>
              </w:tc>
              <w:tc>
                <w:tcPr>
                  <w:tcW w:w="2518" w:type="dxa"/>
                  <w:tcPrChange w:id="615" w:author="Seamus Murphy" w:date="2026-09-23T07:08:00Z" w16du:dateUtc="2026-09-23T14:08:00Z">
                    <w:tcPr>
                      <w:tcW w:w="1515" w:type="dxa"/>
                    </w:tcPr>
                  </w:tcPrChange>
                </w:tcPr>
                <w:p w14:paraId="13D1E557"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Univariate AUC</w:t>
                  </w:r>
                </w:p>
              </w:tc>
            </w:tr>
            <w:tr w:rsidR="000551C3" w14:paraId="4C7E15E2" w14:textId="77777777" w:rsidTr="007563CE">
              <w:trPr>
                <w:trHeight w:hRule="exact" w:val="624"/>
                <w:trPrChange w:id="616" w:author="Seamus Murphy" w:date="2026-09-23T07:08:00Z" w16du:dateUtc="2026-09-23T14:08:00Z">
                  <w:trPr>
                    <w:trHeight w:hRule="exact" w:val="397"/>
                  </w:trPr>
                </w:trPrChange>
              </w:trPr>
              <w:tc>
                <w:tcPr>
                  <w:tcW w:w="1800" w:type="dxa"/>
                  <w:vAlign w:val="center"/>
                  <w:tcPrChange w:id="617" w:author="Seamus Murphy" w:date="2026-09-23T07:08:00Z" w16du:dateUtc="2026-09-23T14:08:00Z">
                    <w:tcPr>
                      <w:tcW w:w="2453" w:type="dxa"/>
                      <w:gridSpan w:val="2"/>
                      <w:vAlign w:val="center"/>
                    </w:tcPr>
                  </w:tcPrChange>
                </w:tcPr>
                <w:p w14:paraId="260AB0AA" w14:textId="77777777" w:rsidR="000551C3" w:rsidRDefault="0019230A">
                  <w:pPr>
                    <w:pStyle w:val="Compact"/>
                    <w:rPr>
                      <w:sz w:val="16"/>
                    </w:rPr>
                  </w:pPr>
                  <w:r>
                    <w:rPr>
                      <w:sz w:val="16"/>
                    </w:rPr>
                    <w:t>Elevation (m)</w:t>
                  </w:r>
                </w:p>
              </w:tc>
              <w:tc>
                <w:tcPr>
                  <w:tcW w:w="2518" w:type="dxa"/>
                  <w:vAlign w:val="center"/>
                  <w:tcPrChange w:id="618" w:author="Seamus Murphy" w:date="2026-09-23T07:08:00Z" w16du:dateUtc="2026-09-23T14:08:00Z">
                    <w:tcPr>
                      <w:tcW w:w="2835" w:type="dxa"/>
                      <w:gridSpan w:val="2"/>
                      <w:vAlign w:val="center"/>
                    </w:tcPr>
                  </w:tcPrChange>
                </w:tcPr>
                <w:p w14:paraId="03283B35" w14:textId="77777777" w:rsidR="000551C3" w:rsidRDefault="0019230A">
                  <w:pPr>
                    <w:pStyle w:val="Compact"/>
                    <w:rPr>
                      <w:sz w:val="16"/>
                    </w:rPr>
                  </w:pPr>
                  <w:r>
                    <w:rPr>
                      <w:sz w:val="16"/>
                    </w:rPr>
                    <w:t>Landform</w:t>
                  </w:r>
                </w:p>
              </w:tc>
              <w:tc>
                <w:tcPr>
                  <w:tcW w:w="2518" w:type="dxa"/>
                  <w:vAlign w:val="center"/>
                  <w:tcPrChange w:id="619" w:author="Seamus Murphy" w:date="2026-09-23T07:08:00Z" w16du:dateUtc="2026-09-23T14:08:00Z">
                    <w:tcPr>
                      <w:tcW w:w="2551" w:type="dxa"/>
                      <w:gridSpan w:val="2"/>
                      <w:vAlign w:val="center"/>
                    </w:tcPr>
                  </w:tcPrChange>
                </w:tcPr>
                <w:p w14:paraId="397424BD" w14:textId="77777777" w:rsidR="000551C3" w:rsidRDefault="0019230A">
                  <w:pPr>
                    <w:pStyle w:val="Compact"/>
                    <w:rPr>
                      <w:sz w:val="16"/>
                    </w:rPr>
                  </w:pPr>
                  <w:r>
                    <w:rPr>
                      <w:sz w:val="16"/>
                    </w:rPr>
                    <w:t>uncertain</w:t>
                  </w:r>
                </w:p>
              </w:tc>
              <w:tc>
                <w:tcPr>
                  <w:tcW w:w="2518" w:type="dxa"/>
                  <w:vAlign w:val="center"/>
                  <w:tcPrChange w:id="620" w:author="Seamus Murphy" w:date="2026-09-23T07:08:00Z" w16du:dateUtc="2026-09-23T14:08:00Z">
                    <w:tcPr>
                      <w:tcW w:w="1515" w:type="dxa"/>
                      <w:vAlign w:val="center"/>
                    </w:tcPr>
                  </w:tcPrChange>
                </w:tcPr>
                <w:p w14:paraId="37B24140" w14:textId="77777777" w:rsidR="000551C3" w:rsidRDefault="0019230A">
                  <w:pPr>
                    <w:pStyle w:val="Compact"/>
                    <w:rPr>
                      <w:sz w:val="16"/>
                    </w:rPr>
                  </w:pPr>
                  <w:r>
                    <w:rPr>
                      <w:sz w:val="16"/>
                    </w:rPr>
                    <w:t>0.682****</w:t>
                  </w:r>
                </w:p>
              </w:tc>
            </w:tr>
            <w:tr w:rsidR="000551C3" w14:paraId="14951292" w14:textId="77777777" w:rsidTr="007563CE">
              <w:trPr>
                <w:trHeight w:hRule="exact" w:val="624"/>
                <w:trPrChange w:id="621" w:author="Seamus Murphy" w:date="2026-09-23T07:08:00Z" w16du:dateUtc="2026-09-23T14:08:00Z">
                  <w:trPr>
                    <w:trHeight w:hRule="exact" w:val="397"/>
                  </w:trPr>
                </w:trPrChange>
              </w:trPr>
              <w:tc>
                <w:tcPr>
                  <w:tcW w:w="1800" w:type="dxa"/>
                  <w:vAlign w:val="center"/>
                  <w:tcPrChange w:id="622" w:author="Seamus Murphy" w:date="2026-09-23T07:08:00Z" w16du:dateUtc="2026-09-23T14:08:00Z">
                    <w:tcPr>
                      <w:tcW w:w="2453" w:type="dxa"/>
                      <w:gridSpan w:val="2"/>
                      <w:vAlign w:val="center"/>
                    </w:tcPr>
                  </w:tcPrChange>
                </w:tcPr>
                <w:p w14:paraId="1C1A4C94" w14:textId="77777777" w:rsidR="000551C3" w:rsidRDefault="0019230A">
                  <w:pPr>
                    <w:pStyle w:val="Compact"/>
                    <w:rPr>
                      <w:sz w:val="16"/>
                    </w:rPr>
                  </w:pPr>
                  <w:r>
                    <w:rPr>
                      <w:sz w:val="16"/>
                    </w:rPr>
                    <w:t>Susceptible pine BA (m² ha⁻¹)</w:t>
                  </w:r>
                </w:p>
              </w:tc>
              <w:tc>
                <w:tcPr>
                  <w:tcW w:w="2518" w:type="dxa"/>
                  <w:vAlign w:val="center"/>
                  <w:tcPrChange w:id="623" w:author="Seamus Murphy" w:date="2026-09-23T07:08:00Z" w16du:dateUtc="2026-09-23T14:08:00Z">
                    <w:tcPr>
                      <w:tcW w:w="2835" w:type="dxa"/>
                      <w:gridSpan w:val="2"/>
                      <w:vAlign w:val="center"/>
                    </w:tcPr>
                  </w:tcPrChange>
                </w:tcPr>
                <w:p w14:paraId="37F89C90" w14:textId="77777777" w:rsidR="000551C3" w:rsidRDefault="0019230A">
                  <w:pPr>
                    <w:pStyle w:val="Compact"/>
                    <w:rPr>
                      <w:sz w:val="16"/>
                    </w:rPr>
                  </w:pPr>
                  <w:r>
                    <w:rPr>
                      <w:sz w:val="16"/>
                    </w:rPr>
                    <w:t>Host size</w:t>
                  </w:r>
                </w:p>
              </w:tc>
              <w:tc>
                <w:tcPr>
                  <w:tcW w:w="2518" w:type="dxa"/>
                  <w:vAlign w:val="center"/>
                  <w:tcPrChange w:id="624" w:author="Seamus Murphy" w:date="2026-09-23T07:08:00Z" w16du:dateUtc="2026-09-23T14:08:00Z">
                    <w:tcPr>
                      <w:tcW w:w="2551" w:type="dxa"/>
                      <w:gridSpan w:val="2"/>
                      <w:vAlign w:val="center"/>
                    </w:tcPr>
                  </w:tcPrChange>
                </w:tcPr>
                <w:p w14:paraId="579B0F23" w14:textId="77777777" w:rsidR="000551C3" w:rsidRDefault="0019230A">
                  <w:pPr>
                    <w:pStyle w:val="Compact"/>
                    <w:rPr>
                      <w:sz w:val="16"/>
                    </w:rPr>
                  </w:pPr>
                  <w:r>
                    <w:rPr>
                      <w:sz w:val="16"/>
                    </w:rPr>
                    <w:t>positive</w:t>
                  </w:r>
                </w:p>
              </w:tc>
              <w:tc>
                <w:tcPr>
                  <w:tcW w:w="2518" w:type="dxa"/>
                  <w:vAlign w:val="center"/>
                  <w:tcPrChange w:id="625" w:author="Seamus Murphy" w:date="2026-09-23T07:08:00Z" w16du:dateUtc="2026-09-23T14:08:00Z">
                    <w:tcPr>
                      <w:tcW w:w="1515" w:type="dxa"/>
                      <w:vAlign w:val="center"/>
                    </w:tcPr>
                  </w:tcPrChange>
                </w:tcPr>
                <w:p w14:paraId="72A08ED9" w14:textId="77777777" w:rsidR="000551C3" w:rsidRDefault="0019230A">
                  <w:pPr>
                    <w:pStyle w:val="Compact"/>
                    <w:rPr>
                      <w:sz w:val="16"/>
                    </w:rPr>
                  </w:pPr>
                  <w:r>
                    <w:rPr>
                      <w:sz w:val="16"/>
                    </w:rPr>
                    <w:t>0.678****</w:t>
                  </w:r>
                </w:p>
              </w:tc>
            </w:tr>
            <w:tr w:rsidR="000551C3" w14:paraId="1F3B0FE9" w14:textId="77777777" w:rsidTr="007563CE">
              <w:trPr>
                <w:trHeight w:hRule="exact" w:val="624"/>
                <w:trPrChange w:id="626" w:author="Seamus Murphy" w:date="2026-09-23T07:08:00Z" w16du:dateUtc="2026-09-23T14:08:00Z">
                  <w:trPr>
                    <w:trHeight w:hRule="exact" w:val="397"/>
                  </w:trPr>
                </w:trPrChange>
              </w:trPr>
              <w:tc>
                <w:tcPr>
                  <w:tcW w:w="1800" w:type="dxa"/>
                  <w:vAlign w:val="center"/>
                  <w:tcPrChange w:id="627" w:author="Seamus Murphy" w:date="2026-09-23T07:08:00Z" w16du:dateUtc="2026-09-23T14:08:00Z">
                    <w:tcPr>
                      <w:tcW w:w="2453" w:type="dxa"/>
                      <w:gridSpan w:val="2"/>
                      <w:vAlign w:val="center"/>
                    </w:tcPr>
                  </w:tcPrChange>
                </w:tcPr>
                <w:p w14:paraId="35F6288E" w14:textId="77777777" w:rsidR="000551C3" w:rsidRDefault="0019230A">
                  <w:pPr>
                    <w:pStyle w:val="Compact"/>
                    <w:rPr>
                      <w:sz w:val="16"/>
                    </w:rPr>
                  </w:pPr>
                  <w:r>
                    <w:rPr>
                      <w:sz w:val="16"/>
                    </w:rPr>
                    <w:t>Stand basal area (m² ha⁻¹)</w:t>
                  </w:r>
                </w:p>
              </w:tc>
              <w:tc>
                <w:tcPr>
                  <w:tcW w:w="2518" w:type="dxa"/>
                  <w:vAlign w:val="center"/>
                  <w:tcPrChange w:id="628" w:author="Seamus Murphy" w:date="2026-09-23T07:08:00Z" w16du:dateUtc="2026-09-23T14:08:00Z">
                    <w:tcPr>
                      <w:tcW w:w="2835" w:type="dxa"/>
                      <w:gridSpan w:val="2"/>
                      <w:vAlign w:val="center"/>
                    </w:tcPr>
                  </w:tcPrChange>
                </w:tcPr>
                <w:p w14:paraId="3F7EAE4C" w14:textId="77777777" w:rsidR="000551C3" w:rsidRDefault="0019230A">
                  <w:pPr>
                    <w:pStyle w:val="Compact"/>
                    <w:rPr>
                      <w:sz w:val="16"/>
                    </w:rPr>
                  </w:pPr>
                  <w:r>
                    <w:rPr>
                      <w:sz w:val="16"/>
                    </w:rPr>
                    <w:t>Stand density</w:t>
                  </w:r>
                </w:p>
              </w:tc>
              <w:tc>
                <w:tcPr>
                  <w:tcW w:w="2518" w:type="dxa"/>
                  <w:vAlign w:val="center"/>
                  <w:tcPrChange w:id="629" w:author="Seamus Murphy" w:date="2026-09-23T07:08:00Z" w16du:dateUtc="2026-09-23T14:08:00Z">
                    <w:tcPr>
                      <w:tcW w:w="2551" w:type="dxa"/>
                      <w:gridSpan w:val="2"/>
                      <w:vAlign w:val="center"/>
                    </w:tcPr>
                  </w:tcPrChange>
                </w:tcPr>
                <w:p w14:paraId="79F163DC" w14:textId="77777777" w:rsidR="000551C3" w:rsidRDefault="0019230A">
                  <w:pPr>
                    <w:pStyle w:val="Compact"/>
                    <w:rPr>
                      <w:sz w:val="16"/>
                    </w:rPr>
                  </w:pPr>
                  <w:r>
                    <w:rPr>
                      <w:sz w:val="16"/>
                    </w:rPr>
                    <w:t>positive</w:t>
                  </w:r>
                </w:p>
              </w:tc>
              <w:tc>
                <w:tcPr>
                  <w:tcW w:w="2518" w:type="dxa"/>
                  <w:vAlign w:val="center"/>
                  <w:tcPrChange w:id="630" w:author="Seamus Murphy" w:date="2026-09-23T07:08:00Z" w16du:dateUtc="2026-09-23T14:08:00Z">
                    <w:tcPr>
                      <w:tcW w:w="1515" w:type="dxa"/>
                      <w:vAlign w:val="center"/>
                    </w:tcPr>
                  </w:tcPrChange>
                </w:tcPr>
                <w:p w14:paraId="3C90EF59" w14:textId="77777777" w:rsidR="000551C3" w:rsidRDefault="0019230A">
                  <w:pPr>
                    <w:pStyle w:val="Compact"/>
                    <w:rPr>
                      <w:sz w:val="16"/>
                    </w:rPr>
                  </w:pPr>
                  <w:r>
                    <w:rPr>
                      <w:sz w:val="16"/>
                    </w:rPr>
                    <w:t>0.601****</w:t>
                  </w:r>
                </w:p>
              </w:tc>
            </w:tr>
            <w:tr w:rsidR="000551C3" w14:paraId="0522A2D6" w14:textId="77777777" w:rsidTr="007563CE">
              <w:trPr>
                <w:trHeight w:hRule="exact" w:val="624"/>
                <w:trPrChange w:id="631" w:author="Seamus Murphy" w:date="2026-09-23T07:08:00Z" w16du:dateUtc="2026-09-23T14:08:00Z">
                  <w:trPr>
                    <w:trHeight w:hRule="exact" w:val="397"/>
                  </w:trPr>
                </w:trPrChange>
              </w:trPr>
              <w:tc>
                <w:tcPr>
                  <w:tcW w:w="1800" w:type="dxa"/>
                  <w:vAlign w:val="center"/>
                  <w:tcPrChange w:id="632" w:author="Seamus Murphy" w:date="2026-09-23T07:08:00Z" w16du:dateUtc="2026-09-23T14:08:00Z">
                    <w:tcPr>
                      <w:tcW w:w="2453" w:type="dxa"/>
                      <w:gridSpan w:val="2"/>
                      <w:vAlign w:val="center"/>
                    </w:tcPr>
                  </w:tcPrChange>
                </w:tcPr>
                <w:p w14:paraId="37DE2AAC" w14:textId="77777777" w:rsidR="000551C3" w:rsidRDefault="0019230A">
                  <w:pPr>
                    <w:pStyle w:val="Compact"/>
                    <w:rPr>
                      <w:sz w:val="16"/>
                    </w:rPr>
                  </w:pPr>
                  <w:r>
                    <w:rPr>
                      <w:sz w:val="16"/>
                    </w:rPr>
                    <w:t>Sky view factor</w:t>
                  </w:r>
                </w:p>
              </w:tc>
              <w:tc>
                <w:tcPr>
                  <w:tcW w:w="2518" w:type="dxa"/>
                  <w:vAlign w:val="center"/>
                  <w:tcPrChange w:id="633" w:author="Seamus Murphy" w:date="2026-09-23T07:08:00Z" w16du:dateUtc="2026-09-23T14:08:00Z">
                    <w:tcPr>
                      <w:tcW w:w="2835" w:type="dxa"/>
                      <w:gridSpan w:val="2"/>
                      <w:vAlign w:val="center"/>
                    </w:tcPr>
                  </w:tcPrChange>
                </w:tcPr>
                <w:p w14:paraId="6117D7D5" w14:textId="77777777" w:rsidR="000551C3" w:rsidRDefault="0019230A">
                  <w:pPr>
                    <w:pStyle w:val="Compact"/>
                    <w:rPr>
                      <w:sz w:val="16"/>
                    </w:rPr>
                  </w:pPr>
                  <w:r>
                    <w:rPr>
                      <w:sz w:val="16"/>
                    </w:rPr>
                    <w:t>Topographic shading</w:t>
                  </w:r>
                </w:p>
              </w:tc>
              <w:tc>
                <w:tcPr>
                  <w:tcW w:w="2518" w:type="dxa"/>
                  <w:vAlign w:val="center"/>
                  <w:tcPrChange w:id="634" w:author="Seamus Murphy" w:date="2026-09-23T07:08:00Z" w16du:dateUtc="2026-09-23T14:08:00Z">
                    <w:tcPr>
                      <w:tcW w:w="2551" w:type="dxa"/>
                      <w:gridSpan w:val="2"/>
                      <w:vAlign w:val="center"/>
                    </w:tcPr>
                  </w:tcPrChange>
                </w:tcPr>
                <w:p w14:paraId="6ABFEDED" w14:textId="77777777" w:rsidR="000551C3" w:rsidRDefault="0019230A">
                  <w:pPr>
                    <w:pStyle w:val="Compact"/>
                    <w:rPr>
                      <w:sz w:val="16"/>
                    </w:rPr>
                  </w:pPr>
                  <w:r>
                    <w:rPr>
                      <w:sz w:val="16"/>
                    </w:rPr>
                    <w:t>positive, as main effect</w:t>
                  </w:r>
                </w:p>
              </w:tc>
              <w:tc>
                <w:tcPr>
                  <w:tcW w:w="2518" w:type="dxa"/>
                  <w:vAlign w:val="center"/>
                  <w:tcPrChange w:id="635" w:author="Seamus Murphy" w:date="2026-09-23T07:08:00Z" w16du:dateUtc="2026-09-23T14:08:00Z">
                    <w:tcPr>
                      <w:tcW w:w="1515" w:type="dxa"/>
                      <w:vAlign w:val="center"/>
                    </w:tcPr>
                  </w:tcPrChange>
                </w:tcPr>
                <w:p w14:paraId="60179E59" w14:textId="77777777" w:rsidR="000551C3" w:rsidRDefault="0019230A">
                  <w:pPr>
                    <w:pStyle w:val="Compact"/>
                    <w:rPr>
                      <w:sz w:val="16"/>
                    </w:rPr>
                  </w:pPr>
                  <w:r>
                    <w:rPr>
                      <w:sz w:val="16"/>
                    </w:rPr>
                    <w:t>0.686****</w:t>
                  </w:r>
                </w:p>
              </w:tc>
            </w:tr>
            <w:tr w:rsidR="000551C3" w14:paraId="0E1376EE" w14:textId="77777777" w:rsidTr="007563CE">
              <w:trPr>
                <w:trHeight w:hRule="exact" w:val="624"/>
                <w:trPrChange w:id="636" w:author="Seamus Murphy" w:date="2026-09-23T07:08:00Z" w16du:dateUtc="2026-09-23T14:08:00Z">
                  <w:trPr>
                    <w:trHeight w:hRule="exact" w:val="397"/>
                  </w:trPr>
                </w:trPrChange>
              </w:trPr>
              <w:tc>
                <w:tcPr>
                  <w:tcW w:w="1800" w:type="dxa"/>
                  <w:vAlign w:val="center"/>
                  <w:tcPrChange w:id="637" w:author="Seamus Murphy" w:date="2026-09-23T07:08:00Z" w16du:dateUtc="2026-09-23T14:08:00Z">
                    <w:tcPr>
                      <w:tcW w:w="2453" w:type="dxa"/>
                      <w:gridSpan w:val="2"/>
                      <w:vAlign w:val="center"/>
                    </w:tcPr>
                  </w:tcPrChange>
                </w:tcPr>
                <w:p w14:paraId="1CCDB1CD" w14:textId="77777777" w:rsidR="000551C3" w:rsidRDefault="0019230A">
                  <w:pPr>
                    <w:pStyle w:val="Compact"/>
                    <w:rPr>
                      <w:sz w:val="16"/>
                    </w:rPr>
                  </w:pPr>
                  <w:r>
                    <w:rPr>
                      <w:sz w:val="16"/>
                    </w:rPr>
                    <w:t>Stand age (years)</w:t>
                  </w:r>
                </w:p>
              </w:tc>
              <w:tc>
                <w:tcPr>
                  <w:tcW w:w="2518" w:type="dxa"/>
                  <w:vAlign w:val="center"/>
                  <w:tcPrChange w:id="638" w:author="Seamus Murphy" w:date="2026-09-23T07:08:00Z" w16du:dateUtc="2026-09-23T14:08:00Z">
                    <w:tcPr>
                      <w:tcW w:w="2835" w:type="dxa"/>
                      <w:gridSpan w:val="2"/>
                      <w:vAlign w:val="center"/>
                    </w:tcPr>
                  </w:tcPrChange>
                </w:tcPr>
                <w:p w14:paraId="1A2AD8F2" w14:textId="77777777" w:rsidR="000551C3" w:rsidRDefault="0019230A">
                  <w:pPr>
                    <w:pStyle w:val="Compact"/>
                    <w:rPr>
                      <w:sz w:val="16"/>
                    </w:rPr>
                  </w:pPr>
                  <w:r>
                    <w:rPr>
                      <w:sz w:val="16"/>
                    </w:rPr>
                    <w:t>Host size</w:t>
                  </w:r>
                </w:p>
              </w:tc>
              <w:tc>
                <w:tcPr>
                  <w:tcW w:w="2518" w:type="dxa"/>
                  <w:vAlign w:val="center"/>
                  <w:tcPrChange w:id="639" w:author="Seamus Murphy" w:date="2026-09-23T07:08:00Z" w16du:dateUtc="2026-09-23T14:08:00Z">
                    <w:tcPr>
                      <w:tcW w:w="2551" w:type="dxa"/>
                      <w:gridSpan w:val="2"/>
                      <w:vAlign w:val="center"/>
                    </w:tcPr>
                  </w:tcPrChange>
                </w:tcPr>
                <w:p w14:paraId="78D17CB9" w14:textId="77777777" w:rsidR="000551C3" w:rsidRDefault="0019230A">
                  <w:pPr>
                    <w:pStyle w:val="Compact"/>
                    <w:rPr>
                      <w:sz w:val="16"/>
                    </w:rPr>
                  </w:pPr>
                  <w:r>
                    <w:rPr>
                      <w:sz w:val="16"/>
                    </w:rPr>
                    <w:t>positive</w:t>
                  </w:r>
                </w:p>
              </w:tc>
              <w:tc>
                <w:tcPr>
                  <w:tcW w:w="2518" w:type="dxa"/>
                  <w:vAlign w:val="center"/>
                  <w:tcPrChange w:id="640" w:author="Seamus Murphy" w:date="2026-09-23T07:08:00Z" w16du:dateUtc="2026-09-23T14:08:00Z">
                    <w:tcPr>
                      <w:tcW w:w="1515" w:type="dxa"/>
                      <w:vAlign w:val="center"/>
                    </w:tcPr>
                  </w:tcPrChange>
                </w:tcPr>
                <w:p w14:paraId="17AAC9FC" w14:textId="77777777" w:rsidR="000551C3" w:rsidRDefault="0019230A">
                  <w:pPr>
                    <w:pStyle w:val="Compact"/>
                    <w:rPr>
                      <w:sz w:val="16"/>
                    </w:rPr>
                  </w:pPr>
                  <w:r>
                    <w:rPr>
                      <w:sz w:val="16"/>
                    </w:rPr>
                    <w:t>0.571****</w:t>
                  </w:r>
                </w:p>
              </w:tc>
            </w:tr>
            <w:tr w:rsidR="000551C3" w14:paraId="4B6468FF" w14:textId="77777777" w:rsidTr="007563CE">
              <w:trPr>
                <w:trHeight w:hRule="exact" w:val="624"/>
                <w:trPrChange w:id="641" w:author="Seamus Murphy" w:date="2026-09-23T07:08:00Z" w16du:dateUtc="2026-09-23T14:08:00Z">
                  <w:trPr>
                    <w:trHeight w:hRule="exact" w:val="397"/>
                  </w:trPr>
                </w:trPrChange>
              </w:trPr>
              <w:tc>
                <w:tcPr>
                  <w:tcW w:w="1800" w:type="dxa"/>
                  <w:vAlign w:val="center"/>
                  <w:tcPrChange w:id="642" w:author="Seamus Murphy" w:date="2026-09-23T07:08:00Z" w16du:dateUtc="2026-09-23T14:08:00Z">
                    <w:tcPr>
                      <w:tcW w:w="2453" w:type="dxa"/>
                      <w:gridSpan w:val="2"/>
                      <w:vAlign w:val="center"/>
                    </w:tcPr>
                  </w:tcPrChange>
                </w:tcPr>
                <w:p w14:paraId="1BC64CA6" w14:textId="77777777" w:rsidR="000551C3" w:rsidRDefault="0019230A">
                  <w:pPr>
                    <w:pStyle w:val="Compact"/>
                    <w:rPr>
                      <w:sz w:val="16"/>
                    </w:rPr>
                  </w:pPr>
                  <w:r>
                    <w:rPr>
                      <w:sz w:val="16"/>
                    </w:rPr>
                    <w:t>July mean wind (km/h)</w:t>
                  </w:r>
                </w:p>
              </w:tc>
              <w:tc>
                <w:tcPr>
                  <w:tcW w:w="2518" w:type="dxa"/>
                  <w:vAlign w:val="center"/>
                  <w:tcPrChange w:id="643" w:author="Seamus Murphy" w:date="2026-09-23T07:08:00Z" w16du:dateUtc="2026-09-23T14:08:00Z">
                    <w:tcPr>
                      <w:tcW w:w="2835" w:type="dxa"/>
                      <w:gridSpan w:val="2"/>
                      <w:vAlign w:val="center"/>
                    </w:tcPr>
                  </w:tcPrChange>
                </w:tcPr>
                <w:p w14:paraId="21773B06" w14:textId="77777777" w:rsidR="000551C3" w:rsidRDefault="0019230A">
                  <w:pPr>
                    <w:pStyle w:val="Compact"/>
                    <w:rPr>
                      <w:sz w:val="16"/>
                    </w:rPr>
                  </w:pPr>
                  <w:r>
                    <w:rPr>
                      <w:sz w:val="16"/>
                    </w:rPr>
                    <w:t>Flight-window wind, stations</w:t>
                  </w:r>
                </w:p>
              </w:tc>
              <w:tc>
                <w:tcPr>
                  <w:tcW w:w="2518" w:type="dxa"/>
                  <w:vAlign w:val="center"/>
                  <w:tcPrChange w:id="644" w:author="Seamus Murphy" w:date="2026-09-23T07:08:00Z" w16du:dateUtc="2026-09-23T14:08:00Z">
                    <w:tcPr>
                      <w:tcW w:w="2551" w:type="dxa"/>
                      <w:gridSpan w:val="2"/>
                      <w:vAlign w:val="center"/>
                    </w:tcPr>
                  </w:tcPrChange>
                </w:tcPr>
                <w:p w14:paraId="762009ED" w14:textId="77777777" w:rsidR="000551C3" w:rsidRDefault="0019230A">
                  <w:pPr>
                    <w:pStyle w:val="Compact"/>
                    <w:rPr>
                      <w:sz w:val="16"/>
                    </w:rPr>
                  </w:pPr>
                  <w:r>
                    <w:rPr>
                      <w:sz w:val="16"/>
                    </w:rPr>
                    <w:t>negative</w:t>
                  </w:r>
                </w:p>
              </w:tc>
              <w:tc>
                <w:tcPr>
                  <w:tcW w:w="2518" w:type="dxa"/>
                  <w:vAlign w:val="center"/>
                  <w:tcPrChange w:id="645" w:author="Seamus Murphy" w:date="2026-09-23T07:08:00Z" w16du:dateUtc="2026-09-23T14:08:00Z">
                    <w:tcPr>
                      <w:tcW w:w="1515" w:type="dxa"/>
                      <w:vAlign w:val="center"/>
                    </w:tcPr>
                  </w:tcPrChange>
                </w:tcPr>
                <w:p w14:paraId="4629C481" w14:textId="77777777" w:rsidR="000551C3" w:rsidRDefault="0019230A">
                  <w:pPr>
                    <w:pStyle w:val="Compact"/>
                    <w:rPr>
                      <w:sz w:val="16"/>
                    </w:rPr>
                  </w:pPr>
                  <w:r>
                    <w:rPr>
                      <w:sz w:val="16"/>
                    </w:rPr>
                    <w:t>0.563****</w:t>
                  </w:r>
                </w:p>
              </w:tc>
            </w:tr>
            <w:tr w:rsidR="000551C3" w14:paraId="6DAD79C9" w14:textId="77777777" w:rsidTr="007563CE">
              <w:trPr>
                <w:trHeight w:hRule="exact" w:val="624"/>
                <w:trPrChange w:id="646" w:author="Seamus Murphy" w:date="2026-09-23T07:08:00Z" w16du:dateUtc="2026-09-23T14:08:00Z">
                  <w:trPr>
                    <w:trHeight w:hRule="exact" w:val="397"/>
                  </w:trPr>
                </w:trPrChange>
              </w:trPr>
              <w:tc>
                <w:tcPr>
                  <w:tcW w:w="1800" w:type="dxa"/>
                  <w:vAlign w:val="center"/>
                  <w:tcPrChange w:id="647" w:author="Seamus Murphy" w:date="2026-09-23T07:08:00Z" w16du:dateUtc="2026-09-23T14:08:00Z">
                    <w:tcPr>
                      <w:tcW w:w="2453" w:type="dxa"/>
                      <w:gridSpan w:val="2"/>
                      <w:vAlign w:val="center"/>
                    </w:tcPr>
                  </w:tcPrChange>
                </w:tcPr>
                <w:p w14:paraId="661CDA32" w14:textId="77777777" w:rsidR="000551C3" w:rsidRDefault="0019230A">
                  <w:pPr>
                    <w:pStyle w:val="Compact"/>
                    <w:rPr>
                      <w:sz w:val="16"/>
                    </w:rPr>
                  </w:pPr>
                  <w:r>
                    <w:rPr>
                      <w:sz w:val="16"/>
                    </w:rPr>
                    <w:t>Northness</w:t>
                  </w:r>
                </w:p>
              </w:tc>
              <w:tc>
                <w:tcPr>
                  <w:tcW w:w="2518" w:type="dxa"/>
                  <w:vAlign w:val="center"/>
                  <w:tcPrChange w:id="648" w:author="Seamus Murphy" w:date="2026-09-23T07:08:00Z" w16du:dateUtc="2026-09-23T14:08:00Z">
                    <w:tcPr>
                      <w:tcW w:w="2835" w:type="dxa"/>
                      <w:gridSpan w:val="2"/>
                      <w:vAlign w:val="center"/>
                    </w:tcPr>
                  </w:tcPrChange>
                </w:tcPr>
                <w:p w14:paraId="7BEBAF04" w14:textId="77777777" w:rsidR="000551C3" w:rsidRDefault="0019230A">
                  <w:pPr>
                    <w:pStyle w:val="Compact"/>
                    <w:rPr>
                      <w:sz w:val="16"/>
                    </w:rPr>
                  </w:pPr>
                  <w:r>
                    <w:rPr>
                      <w:sz w:val="16"/>
                    </w:rPr>
                    <w:t>Topographic shading</w:t>
                  </w:r>
                </w:p>
              </w:tc>
              <w:tc>
                <w:tcPr>
                  <w:tcW w:w="2518" w:type="dxa"/>
                  <w:vAlign w:val="center"/>
                  <w:tcPrChange w:id="649" w:author="Seamus Murphy" w:date="2026-09-23T07:08:00Z" w16du:dateUtc="2026-09-23T14:08:00Z">
                    <w:tcPr>
                      <w:tcW w:w="2551" w:type="dxa"/>
                      <w:gridSpan w:val="2"/>
                      <w:vAlign w:val="center"/>
                    </w:tcPr>
                  </w:tcPrChange>
                </w:tcPr>
                <w:p w14:paraId="1BA61A27" w14:textId="77777777" w:rsidR="000551C3" w:rsidRDefault="0019230A">
                  <w:pPr>
                    <w:pStyle w:val="Compact"/>
                    <w:rPr>
                      <w:sz w:val="16"/>
                    </w:rPr>
                  </w:pPr>
                  <w:r>
                    <w:rPr>
                      <w:sz w:val="16"/>
                    </w:rPr>
                    <w:t>negative</w:t>
                  </w:r>
                </w:p>
              </w:tc>
              <w:tc>
                <w:tcPr>
                  <w:tcW w:w="2518" w:type="dxa"/>
                  <w:vAlign w:val="center"/>
                  <w:tcPrChange w:id="650" w:author="Seamus Murphy" w:date="2026-09-23T07:08:00Z" w16du:dateUtc="2026-09-23T14:08:00Z">
                    <w:tcPr>
                      <w:tcW w:w="1515" w:type="dxa"/>
                      <w:vAlign w:val="center"/>
                    </w:tcPr>
                  </w:tcPrChange>
                </w:tcPr>
                <w:p w14:paraId="4E45FAA5" w14:textId="77777777" w:rsidR="000551C3" w:rsidRDefault="0019230A">
                  <w:pPr>
                    <w:pStyle w:val="Compact"/>
                    <w:rPr>
                      <w:sz w:val="16"/>
                    </w:rPr>
                  </w:pPr>
                  <w:r>
                    <w:rPr>
                      <w:sz w:val="16"/>
                    </w:rPr>
                    <w:t>0.586****</w:t>
                  </w:r>
                </w:p>
              </w:tc>
            </w:tr>
            <w:tr w:rsidR="000551C3" w14:paraId="39862762" w14:textId="77777777" w:rsidTr="007563CE">
              <w:trPr>
                <w:trHeight w:hRule="exact" w:val="624"/>
                <w:trPrChange w:id="651" w:author="Seamus Murphy" w:date="2026-09-23T07:08:00Z" w16du:dateUtc="2026-09-23T14:08:00Z">
                  <w:trPr>
                    <w:trHeight w:hRule="exact" w:val="397"/>
                  </w:trPr>
                </w:trPrChange>
              </w:trPr>
              <w:tc>
                <w:tcPr>
                  <w:tcW w:w="1800" w:type="dxa"/>
                  <w:vAlign w:val="center"/>
                  <w:tcPrChange w:id="652" w:author="Seamus Murphy" w:date="2026-09-23T07:08:00Z" w16du:dateUtc="2026-09-23T14:08:00Z">
                    <w:tcPr>
                      <w:tcW w:w="2453" w:type="dxa"/>
                      <w:gridSpan w:val="2"/>
                      <w:vAlign w:val="center"/>
                    </w:tcPr>
                  </w:tcPrChange>
                </w:tcPr>
                <w:p w14:paraId="3325F8CD" w14:textId="77777777" w:rsidR="000551C3" w:rsidRDefault="0019230A">
                  <w:pPr>
                    <w:pStyle w:val="Compact"/>
                    <w:rPr>
                      <w:sz w:val="16"/>
                    </w:rPr>
                  </w:pPr>
                  <w:r>
                    <w:rPr>
                      <w:sz w:val="16"/>
                    </w:rPr>
                    <w:t>Quadratic mean diameter (cm)</w:t>
                  </w:r>
                </w:p>
              </w:tc>
              <w:tc>
                <w:tcPr>
                  <w:tcW w:w="2518" w:type="dxa"/>
                  <w:vAlign w:val="center"/>
                  <w:tcPrChange w:id="653" w:author="Seamus Murphy" w:date="2026-09-23T07:08:00Z" w16du:dateUtc="2026-09-23T14:08:00Z">
                    <w:tcPr>
                      <w:tcW w:w="2835" w:type="dxa"/>
                      <w:gridSpan w:val="2"/>
                      <w:vAlign w:val="center"/>
                    </w:tcPr>
                  </w:tcPrChange>
                </w:tcPr>
                <w:p w14:paraId="52C68FC9" w14:textId="77777777" w:rsidR="000551C3" w:rsidRDefault="0019230A">
                  <w:pPr>
                    <w:pStyle w:val="Compact"/>
                    <w:rPr>
                      <w:sz w:val="16"/>
                    </w:rPr>
                  </w:pPr>
                  <w:r>
                    <w:rPr>
                      <w:sz w:val="16"/>
                    </w:rPr>
                    <w:t>Host size</w:t>
                  </w:r>
                </w:p>
              </w:tc>
              <w:tc>
                <w:tcPr>
                  <w:tcW w:w="2518" w:type="dxa"/>
                  <w:vAlign w:val="center"/>
                  <w:tcPrChange w:id="654" w:author="Seamus Murphy" w:date="2026-09-23T07:08:00Z" w16du:dateUtc="2026-09-23T14:08:00Z">
                    <w:tcPr>
                      <w:tcW w:w="2551" w:type="dxa"/>
                      <w:gridSpan w:val="2"/>
                      <w:vAlign w:val="center"/>
                    </w:tcPr>
                  </w:tcPrChange>
                </w:tcPr>
                <w:p w14:paraId="2686FE84" w14:textId="77777777" w:rsidR="000551C3" w:rsidRDefault="0019230A">
                  <w:pPr>
                    <w:pStyle w:val="Compact"/>
                    <w:rPr>
                      <w:sz w:val="16"/>
                    </w:rPr>
                  </w:pPr>
                  <w:r>
                    <w:rPr>
                      <w:sz w:val="16"/>
                    </w:rPr>
                    <w:t>positive above 25 cm</w:t>
                  </w:r>
                </w:p>
              </w:tc>
              <w:tc>
                <w:tcPr>
                  <w:tcW w:w="2518" w:type="dxa"/>
                  <w:vAlign w:val="center"/>
                  <w:tcPrChange w:id="655" w:author="Seamus Murphy" w:date="2026-09-23T07:08:00Z" w16du:dateUtc="2026-09-23T14:08:00Z">
                    <w:tcPr>
                      <w:tcW w:w="1515" w:type="dxa"/>
                      <w:vAlign w:val="center"/>
                    </w:tcPr>
                  </w:tcPrChange>
                </w:tcPr>
                <w:p w14:paraId="23DEE865" w14:textId="77777777" w:rsidR="000551C3" w:rsidRDefault="0019230A">
                  <w:pPr>
                    <w:pStyle w:val="Compact"/>
                    <w:rPr>
                      <w:sz w:val="16"/>
                    </w:rPr>
                  </w:pPr>
                  <w:r>
                    <w:rPr>
                      <w:sz w:val="16"/>
                    </w:rPr>
                    <w:t>0.510****</w:t>
                  </w:r>
                </w:p>
              </w:tc>
            </w:tr>
            <w:tr w:rsidR="000551C3" w14:paraId="52099C4E" w14:textId="77777777" w:rsidTr="007563CE">
              <w:trPr>
                <w:trHeight w:hRule="exact" w:val="624"/>
                <w:trPrChange w:id="656" w:author="Seamus Murphy" w:date="2026-09-23T07:08:00Z" w16du:dateUtc="2026-09-23T14:08:00Z">
                  <w:trPr>
                    <w:trHeight w:hRule="exact" w:val="397"/>
                  </w:trPr>
                </w:trPrChange>
              </w:trPr>
              <w:tc>
                <w:tcPr>
                  <w:tcW w:w="1800" w:type="dxa"/>
                  <w:vAlign w:val="center"/>
                  <w:tcPrChange w:id="657" w:author="Seamus Murphy" w:date="2026-09-23T07:08:00Z" w16du:dateUtc="2026-09-23T14:08:00Z">
                    <w:tcPr>
                      <w:tcW w:w="2453" w:type="dxa"/>
                      <w:gridSpan w:val="2"/>
                      <w:vAlign w:val="center"/>
                    </w:tcPr>
                  </w:tcPrChange>
                </w:tcPr>
                <w:p w14:paraId="6AA1B962" w14:textId="77777777" w:rsidR="000551C3" w:rsidRDefault="0019230A">
                  <w:pPr>
                    <w:pStyle w:val="Compact"/>
                    <w:rPr>
                      <w:sz w:val="16"/>
                    </w:rPr>
                  </w:pPr>
                  <w:r>
                    <w:rPr>
                      <w:sz w:val="16"/>
                    </w:rPr>
                    <w:t>June mean wind (km/h)</w:t>
                  </w:r>
                </w:p>
              </w:tc>
              <w:tc>
                <w:tcPr>
                  <w:tcW w:w="2518" w:type="dxa"/>
                  <w:vAlign w:val="center"/>
                  <w:tcPrChange w:id="658" w:author="Seamus Murphy" w:date="2026-09-23T07:08:00Z" w16du:dateUtc="2026-09-23T14:08:00Z">
                    <w:tcPr>
                      <w:tcW w:w="2835" w:type="dxa"/>
                      <w:gridSpan w:val="2"/>
                      <w:vAlign w:val="center"/>
                    </w:tcPr>
                  </w:tcPrChange>
                </w:tcPr>
                <w:p w14:paraId="5951DC30" w14:textId="77777777" w:rsidR="000551C3" w:rsidRDefault="0019230A">
                  <w:pPr>
                    <w:pStyle w:val="Compact"/>
                    <w:rPr>
                      <w:sz w:val="16"/>
                    </w:rPr>
                  </w:pPr>
                  <w:r>
                    <w:rPr>
                      <w:sz w:val="16"/>
                    </w:rPr>
                    <w:t>Flight-window wind, stations</w:t>
                  </w:r>
                </w:p>
              </w:tc>
              <w:tc>
                <w:tcPr>
                  <w:tcW w:w="2518" w:type="dxa"/>
                  <w:vAlign w:val="center"/>
                  <w:tcPrChange w:id="659" w:author="Seamus Murphy" w:date="2026-09-23T07:08:00Z" w16du:dateUtc="2026-09-23T14:08:00Z">
                    <w:tcPr>
                      <w:tcW w:w="2551" w:type="dxa"/>
                      <w:gridSpan w:val="2"/>
                      <w:vAlign w:val="center"/>
                    </w:tcPr>
                  </w:tcPrChange>
                </w:tcPr>
                <w:p w14:paraId="3478F362" w14:textId="77777777" w:rsidR="000551C3" w:rsidRDefault="0019230A">
                  <w:pPr>
                    <w:pStyle w:val="Compact"/>
                    <w:rPr>
                      <w:sz w:val="16"/>
                    </w:rPr>
                  </w:pPr>
                  <w:r>
                    <w:rPr>
                      <w:sz w:val="16"/>
                    </w:rPr>
                    <w:t>negative</w:t>
                  </w:r>
                </w:p>
              </w:tc>
              <w:tc>
                <w:tcPr>
                  <w:tcW w:w="2518" w:type="dxa"/>
                  <w:vAlign w:val="center"/>
                  <w:tcPrChange w:id="660" w:author="Seamus Murphy" w:date="2026-09-23T07:08:00Z" w16du:dateUtc="2026-09-23T14:08:00Z">
                    <w:tcPr>
                      <w:tcW w:w="1515" w:type="dxa"/>
                      <w:vAlign w:val="center"/>
                    </w:tcPr>
                  </w:tcPrChange>
                </w:tcPr>
                <w:p w14:paraId="1F1DB731" w14:textId="77777777" w:rsidR="000551C3" w:rsidRDefault="0019230A">
                  <w:pPr>
                    <w:pStyle w:val="Compact"/>
                    <w:rPr>
                      <w:sz w:val="16"/>
                    </w:rPr>
                  </w:pPr>
                  <w:r>
                    <w:rPr>
                      <w:sz w:val="16"/>
                    </w:rPr>
                    <w:t>0.534****</w:t>
                  </w:r>
                </w:p>
              </w:tc>
            </w:tr>
            <w:tr w:rsidR="000551C3" w14:paraId="3F7C3F3B" w14:textId="77777777" w:rsidTr="007563CE">
              <w:trPr>
                <w:trHeight w:hRule="exact" w:val="624"/>
                <w:trPrChange w:id="661" w:author="Seamus Murphy" w:date="2026-09-23T07:08:00Z" w16du:dateUtc="2026-09-23T14:08:00Z">
                  <w:trPr>
                    <w:trHeight w:hRule="exact" w:val="397"/>
                  </w:trPr>
                </w:trPrChange>
              </w:trPr>
              <w:tc>
                <w:tcPr>
                  <w:tcW w:w="1800" w:type="dxa"/>
                  <w:vAlign w:val="center"/>
                  <w:tcPrChange w:id="662" w:author="Seamus Murphy" w:date="2026-09-23T07:08:00Z" w16du:dateUtc="2026-09-23T14:08:00Z">
                    <w:tcPr>
                      <w:tcW w:w="2453" w:type="dxa"/>
                      <w:gridSpan w:val="2"/>
                      <w:vAlign w:val="center"/>
                    </w:tcPr>
                  </w:tcPrChange>
                </w:tcPr>
                <w:p w14:paraId="55BE3D71" w14:textId="77777777" w:rsidR="000551C3" w:rsidRDefault="0019230A">
                  <w:pPr>
                    <w:pStyle w:val="Compact"/>
                    <w:rPr>
                      <w:sz w:val="16"/>
                    </w:rPr>
                  </w:pPr>
                  <w:r>
                    <w:rPr>
                      <w:sz w:val="16"/>
                    </w:rPr>
                    <w:t>Wind shelter index</w:t>
                  </w:r>
                </w:p>
              </w:tc>
              <w:tc>
                <w:tcPr>
                  <w:tcW w:w="2518" w:type="dxa"/>
                  <w:vAlign w:val="center"/>
                  <w:tcPrChange w:id="663" w:author="Seamus Murphy" w:date="2026-09-23T07:08:00Z" w16du:dateUtc="2026-09-23T14:08:00Z">
                    <w:tcPr>
                      <w:tcW w:w="2835" w:type="dxa"/>
                      <w:gridSpan w:val="2"/>
                      <w:vAlign w:val="center"/>
                    </w:tcPr>
                  </w:tcPrChange>
                </w:tcPr>
                <w:p w14:paraId="7E480179" w14:textId="77777777" w:rsidR="000551C3" w:rsidRDefault="0019230A">
                  <w:pPr>
                    <w:pStyle w:val="Compact"/>
                    <w:rPr>
                      <w:sz w:val="16"/>
                    </w:rPr>
                  </w:pPr>
                  <w:r>
                    <w:rPr>
                      <w:sz w:val="16"/>
                    </w:rPr>
                    <w:t>Terrain exposure to wind</w:t>
                  </w:r>
                </w:p>
              </w:tc>
              <w:tc>
                <w:tcPr>
                  <w:tcW w:w="2518" w:type="dxa"/>
                  <w:vAlign w:val="center"/>
                  <w:tcPrChange w:id="664" w:author="Seamus Murphy" w:date="2026-09-23T07:08:00Z" w16du:dateUtc="2026-09-23T14:08:00Z">
                    <w:tcPr>
                      <w:tcW w:w="2551" w:type="dxa"/>
                      <w:gridSpan w:val="2"/>
                      <w:vAlign w:val="center"/>
                    </w:tcPr>
                  </w:tcPrChange>
                </w:tcPr>
                <w:p w14:paraId="2B6D6E9A" w14:textId="77777777" w:rsidR="000551C3" w:rsidRDefault="0019230A">
                  <w:pPr>
                    <w:pStyle w:val="Compact"/>
                    <w:rPr>
                      <w:sz w:val="16"/>
                    </w:rPr>
                  </w:pPr>
                  <w:r>
                    <w:rPr>
                      <w:sz w:val="16"/>
                    </w:rPr>
                    <w:t>negative, the index rising windward</w:t>
                  </w:r>
                </w:p>
              </w:tc>
              <w:tc>
                <w:tcPr>
                  <w:tcW w:w="2518" w:type="dxa"/>
                  <w:vAlign w:val="center"/>
                  <w:tcPrChange w:id="665" w:author="Seamus Murphy" w:date="2026-09-23T07:08:00Z" w16du:dateUtc="2026-09-23T14:08:00Z">
                    <w:tcPr>
                      <w:tcW w:w="1515" w:type="dxa"/>
                      <w:vAlign w:val="center"/>
                    </w:tcPr>
                  </w:tcPrChange>
                </w:tcPr>
                <w:p w14:paraId="2038D626" w14:textId="77777777" w:rsidR="000551C3" w:rsidRDefault="0019230A">
                  <w:pPr>
                    <w:pStyle w:val="Compact"/>
                    <w:rPr>
                      <w:sz w:val="16"/>
                    </w:rPr>
                  </w:pPr>
                  <w:r>
                    <w:rPr>
                      <w:sz w:val="16"/>
                    </w:rPr>
                    <w:t>0.526****</w:t>
                  </w:r>
                </w:p>
              </w:tc>
            </w:tr>
            <w:tr w:rsidR="000551C3" w14:paraId="0D20FAC4" w14:textId="77777777" w:rsidTr="007563CE">
              <w:trPr>
                <w:trHeight w:hRule="exact" w:val="624"/>
                <w:trPrChange w:id="666" w:author="Seamus Murphy" w:date="2026-09-23T07:08:00Z" w16du:dateUtc="2026-09-23T14:08:00Z">
                  <w:trPr>
                    <w:trHeight w:hRule="exact" w:val="397"/>
                  </w:trPr>
                </w:trPrChange>
              </w:trPr>
              <w:tc>
                <w:tcPr>
                  <w:tcW w:w="1800" w:type="dxa"/>
                  <w:vAlign w:val="center"/>
                  <w:tcPrChange w:id="667" w:author="Seamus Murphy" w:date="2026-09-23T07:08:00Z" w16du:dateUtc="2026-09-23T14:08:00Z">
                    <w:tcPr>
                      <w:tcW w:w="2453" w:type="dxa"/>
                      <w:gridSpan w:val="2"/>
                      <w:vAlign w:val="center"/>
                    </w:tcPr>
                  </w:tcPrChange>
                </w:tcPr>
                <w:p w14:paraId="1C928298" w14:textId="77777777" w:rsidR="000551C3" w:rsidRDefault="0019230A">
                  <w:pPr>
                    <w:pStyle w:val="Compact"/>
                    <w:rPr>
                      <w:sz w:val="16"/>
                    </w:rPr>
                  </w:pPr>
                  <w:r>
                    <w:rPr>
                      <w:sz w:val="16"/>
                    </w:rPr>
                    <w:t>MicroMet flight-window wind (km/h)</w:t>
                  </w:r>
                </w:p>
              </w:tc>
              <w:tc>
                <w:tcPr>
                  <w:tcW w:w="2518" w:type="dxa"/>
                  <w:vAlign w:val="center"/>
                  <w:tcPrChange w:id="668" w:author="Seamus Murphy" w:date="2026-09-23T07:08:00Z" w16du:dateUtc="2026-09-23T14:08:00Z">
                    <w:tcPr>
                      <w:tcW w:w="2835" w:type="dxa"/>
                      <w:gridSpan w:val="2"/>
                      <w:vAlign w:val="center"/>
                    </w:tcPr>
                  </w:tcPrChange>
                </w:tcPr>
                <w:p w14:paraId="3BA8B19F" w14:textId="77777777" w:rsidR="000551C3" w:rsidRDefault="0019230A">
                  <w:pPr>
                    <w:pStyle w:val="Compact"/>
                    <w:rPr>
                      <w:sz w:val="16"/>
                    </w:rPr>
                  </w:pPr>
                  <w:r>
                    <w:rPr>
                      <w:sz w:val="16"/>
                    </w:rPr>
                    <w:t>Flight-window wind, terrain-resolved</w:t>
                  </w:r>
                </w:p>
              </w:tc>
              <w:tc>
                <w:tcPr>
                  <w:tcW w:w="2518" w:type="dxa"/>
                  <w:vAlign w:val="center"/>
                  <w:tcPrChange w:id="669" w:author="Seamus Murphy" w:date="2026-09-23T07:08:00Z" w16du:dateUtc="2026-09-23T14:08:00Z">
                    <w:tcPr>
                      <w:tcW w:w="2551" w:type="dxa"/>
                      <w:gridSpan w:val="2"/>
                      <w:vAlign w:val="center"/>
                    </w:tcPr>
                  </w:tcPrChange>
                </w:tcPr>
                <w:p w14:paraId="51B307A3" w14:textId="77777777" w:rsidR="000551C3" w:rsidRDefault="0019230A">
                  <w:pPr>
                    <w:pStyle w:val="Compact"/>
                    <w:rPr>
                      <w:sz w:val="16"/>
                    </w:rPr>
                  </w:pPr>
                  <w:r>
                    <w:rPr>
                      <w:sz w:val="16"/>
                    </w:rPr>
                    <w:t>negative</w:t>
                  </w:r>
                </w:p>
              </w:tc>
              <w:tc>
                <w:tcPr>
                  <w:tcW w:w="2518" w:type="dxa"/>
                  <w:vAlign w:val="center"/>
                  <w:tcPrChange w:id="670" w:author="Seamus Murphy" w:date="2026-09-23T07:08:00Z" w16du:dateUtc="2026-09-23T14:08:00Z">
                    <w:tcPr>
                      <w:tcW w:w="1515" w:type="dxa"/>
                      <w:vAlign w:val="center"/>
                    </w:tcPr>
                  </w:tcPrChange>
                </w:tcPr>
                <w:p w14:paraId="5C38E11D" w14:textId="77777777" w:rsidR="000551C3" w:rsidRDefault="0019230A">
                  <w:pPr>
                    <w:pStyle w:val="Compact"/>
                    <w:rPr>
                      <w:sz w:val="16"/>
                    </w:rPr>
                  </w:pPr>
                  <w:r>
                    <w:rPr>
                      <w:sz w:val="16"/>
                    </w:rPr>
                    <w:t>0.580****</w:t>
                  </w:r>
                </w:p>
              </w:tc>
            </w:tr>
            <w:tr w:rsidR="000551C3" w14:paraId="449BCAA9" w14:textId="77777777" w:rsidTr="007563CE">
              <w:trPr>
                <w:trHeight w:hRule="exact" w:val="624"/>
                <w:trPrChange w:id="671" w:author="Seamus Murphy" w:date="2026-09-23T07:08:00Z" w16du:dateUtc="2026-09-23T14:08:00Z">
                  <w:trPr>
                    <w:trHeight w:hRule="exact" w:val="397"/>
                  </w:trPr>
                </w:trPrChange>
              </w:trPr>
              <w:tc>
                <w:tcPr>
                  <w:tcW w:w="1800" w:type="dxa"/>
                  <w:vAlign w:val="center"/>
                  <w:tcPrChange w:id="672" w:author="Seamus Murphy" w:date="2026-09-23T07:08:00Z" w16du:dateUtc="2026-09-23T14:08:00Z">
                    <w:tcPr>
                      <w:tcW w:w="2453" w:type="dxa"/>
                      <w:gridSpan w:val="2"/>
                      <w:vAlign w:val="center"/>
                    </w:tcPr>
                  </w:tcPrChange>
                </w:tcPr>
                <w:p w14:paraId="4540F3E4" w14:textId="77777777" w:rsidR="000551C3" w:rsidRDefault="0019230A">
                  <w:pPr>
                    <w:pStyle w:val="Compact"/>
                    <w:rPr>
                      <w:sz w:val="16"/>
                    </w:rPr>
                  </w:pPr>
                  <w:r>
                    <w:rPr>
                      <w:sz w:val="16"/>
                    </w:rPr>
                    <w:t>Topographic position index</w:t>
                  </w:r>
                </w:p>
              </w:tc>
              <w:tc>
                <w:tcPr>
                  <w:tcW w:w="2518" w:type="dxa"/>
                  <w:vAlign w:val="center"/>
                  <w:tcPrChange w:id="673" w:author="Seamus Murphy" w:date="2026-09-23T07:08:00Z" w16du:dateUtc="2026-09-23T14:08:00Z">
                    <w:tcPr>
                      <w:tcW w:w="2835" w:type="dxa"/>
                      <w:gridSpan w:val="2"/>
                      <w:vAlign w:val="center"/>
                    </w:tcPr>
                  </w:tcPrChange>
                </w:tcPr>
                <w:p w14:paraId="67D93EA1" w14:textId="77777777" w:rsidR="000551C3" w:rsidRDefault="0019230A">
                  <w:pPr>
                    <w:pStyle w:val="Compact"/>
                    <w:rPr>
                      <w:sz w:val="16"/>
                    </w:rPr>
                  </w:pPr>
                  <w:r>
                    <w:rPr>
                      <w:sz w:val="16"/>
                    </w:rPr>
                    <w:t>Terrain shape</w:t>
                  </w:r>
                </w:p>
              </w:tc>
              <w:tc>
                <w:tcPr>
                  <w:tcW w:w="2518" w:type="dxa"/>
                  <w:vAlign w:val="center"/>
                  <w:tcPrChange w:id="674" w:author="Seamus Murphy" w:date="2026-09-23T07:08:00Z" w16du:dateUtc="2026-09-23T14:08:00Z">
                    <w:tcPr>
                      <w:tcW w:w="2551" w:type="dxa"/>
                      <w:gridSpan w:val="2"/>
                      <w:vAlign w:val="center"/>
                    </w:tcPr>
                  </w:tcPrChange>
                </w:tcPr>
                <w:p w14:paraId="1444874C" w14:textId="77777777" w:rsidR="000551C3" w:rsidRDefault="0019230A">
                  <w:pPr>
                    <w:pStyle w:val="Compact"/>
                    <w:rPr>
                      <w:sz w:val="16"/>
                    </w:rPr>
                  </w:pPr>
                  <w:r>
                    <w:rPr>
                      <w:sz w:val="16"/>
                    </w:rPr>
                    <w:t>more attack in convergent terrain</w:t>
                  </w:r>
                </w:p>
              </w:tc>
              <w:tc>
                <w:tcPr>
                  <w:tcW w:w="2518" w:type="dxa"/>
                  <w:vAlign w:val="center"/>
                  <w:tcPrChange w:id="675" w:author="Seamus Murphy" w:date="2026-09-23T07:08:00Z" w16du:dateUtc="2026-09-23T14:08:00Z">
                    <w:tcPr>
                      <w:tcW w:w="1515" w:type="dxa"/>
                      <w:vAlign w:val="center"/>
                    </w:tcPr>
                  </w:tcPrChange>
                </w:tcPr>
                <w:p w14:paraId="24073C2A" w14:textId="77777777" w:rsidR="000551C3" w:rsidRDefault="0019230A">
                  <w:pPr>
                    <w:pStyle w:val="Compact"/>
                    <w:rPr>
                      <w:sz w:val="16"/>
                    </w:rPr>
                  </w:pPr>
                  <w:r>
                    <w:rPr>
                      <w:sz w:val="16"/>
                    </w:rPr>
                    <w:t>0.585****</w:t>
                  </w:r>
                </w:p>
              </w:tc>
            </w:tr>
            <w:tr w:rsidR="000551C3" w14:paraId="09DA7226" w14:textId="77777777" w:rsidTr="007563CE">
              <w:trPr>
                <w:trHeight w:hRule="exact" w:val="624"/>
                <w:trPrChange w:id="676" w:author="Seamus Murphy" w:date="2026-09-23T07:08:00Z" w16du:dateUtc="2026-09-23T14:08:00Z">
                  <w:trPr>
                    <w:trHeight w:hRule="exact" w:val="397"/>
                  </w:trPr>
                </w:trPrChange>
              </w:trPr>
              <w:tc>
                <w:tcPr>
                  <w:tcW w:w="1800" w:type="dxa"/>
                  <w:vAlign w:val="center"/>
                  <w:tcPrChange w:id="677" w:author="Seamus Murphy" w:date="2026-09-23T07:08:00Z" w16du:dateUtc="2026-09-23T14:08:00Z">
                    <w:tcPr>
                      <w:tcW w:w="2453" w:type="dxa"/>
                      <w:gridSpan w:val="2"/>
                      <w:vAlign w:val="center"/>
                    </w:tcPr>
                  </w:tcPrChange>
                </w:tcPr>
                <w:p w14:paraId="27BA801A" w14:textId="77777777" w:rsidR="000551C3" w:rsidRDefault="0019230A">
                  <w:pPr>
                    <w:pStyle w:val="Compact"/>
                    <w:rPr>
                      <w:sz w:val="16"/>
                    </w:rPr>
                  </w:pPr>
                  <w:r>
                    <w:rPr>
                      <w:sz w:val="16"/>
                    </w:rPr>
                    <w:t>Flight-window direct radiation (kWh/m2)</w:t>
                  </w:r>
                </w:p>
              </w:tc>
              <w:tc>
                <w:tcPr>
                  <w:tcW w:w="2518" w:type="dxa"/>
                  <w:vAlign w:val="center"/>
                  <w:tcPrChange w:id="678" w:author="Seamus Murphy" w:date="2026-09-23T07:08:00Z" w16du:dateUtc="2026-09-23T14:08:00Z">
                    <w:tcPr>
                      <w:tcW w:w="2835" w:type="dxa"/>
                      <w:gridSpan w:val="2"/>
                      <w:vAlign w:val="center"/>
                    </w:tcPr>
                  </w:tcPrChange>
                </w:tcPr>
                <w:p w14:paraId="38D11C98" w14:textId="77777777" w:rsidR="000551C3" w:rsidRDefault="0019230A">
                  <w:pPr>
                    <w:pStyle w:val="Compact"/>
                    <w:rPr>
                      <w:sz w:val="16"/>
                    </w:rPr>
                  </w:pPr>
                  <w:r>
                    <w:rPr>
                      <w:sz w:val="16"/>
                    </w:rPr>
                    <w:t>Flight-window radiation</w:t>
                  </w:r>
                </w:p>
              </w:tc>
              <w:tc>
                <w:tcPr>
                  <w:tcW w:w="2518" w:type="dxa"/>
                  <w:vAlign w:val="center"/>
                  <w:tcPrChange w:id="679" w:author="Seamus Murphy" w:date="2026-09-23T07:08:00Z" w16du:dateUtc="2026-09-23T14:08:00Z">
                    <w:tcPr>
                      <w:tcW w:w="2551" w:type="dxa"/>
                      <w:gridSpan w:val="2"/>
                      <w:vAlign w:val="center"/>
                    </w:tcPr>
                  </w:tcPrChange>
                </w:tcPr>
                <w:p w14:paraId="4942C112" w14:textId="77777777" w:rsidR="000551C3" w:rsidRDefault="0019230A">
                  <w:pPr>
                    <w:pStyle w:val="Compact"/>
                    <w:rPr>
                      <w:sz w:val="16"/>
                    </w:rPr>
                  </w:pPr>
                  <w:r>
                    <w:rPr>
                      <w:sz w:val="16"/>
                    </w:rPr>
                    <w:t>positive</w:t>
                  </w:r>
                </w:p>
              </w:tc>
              <w:tc>
                <w:tcPr>
                  <w:tcW w:w="2518" w:type="dxa"/>
                  <w:vAlign w:val="center"/>
                  <w:tcPrChange w:id="680" w:author="Seamus Murphy" w:date="2026-09-23T07:08:00Z" w16du:dateUtc="2026-09-23T14:08:00Z">
                    <w:tcPr>
                      <w:tcW w:w="1515" w:type="dxa"/>
                      <w:vAlign w:val="center"/>
                    </w:tcPr>
                  </w:tcPrChange>
                </w:tcPr>
                <w:p w14:paraId="20F59ED1" w14:textId="77777777" w:rsidR="000551C3" w:rsidRDefault="0019230A">
                  <w:pPr>
                    <w:pStyle w:val="Compact"/>
                    <w:rPr>
                      <w:sz w:val="16"/>
                    </w:rPr>
                  </w:pPr>
                  <w:r>
                    <w:rPr>
                      <w:sz w:val="16"/>
                    </w:rPr>
                    <w:t>0.561****</w:t>
                  </w:r>
                </w:p>
              </w:tc>
            </w:tr>
            <w:tr w:rsidR="000551C3" w14:paraId="7E668CF0" w14:textId="77777777" w:rsidTr="007563CE">
              <w:trPr>
                <w:trHeight w:hRule="exact" w:val="624"/>
                <w:trPrChange w:id="681" w:author="Seamus Murphy" w:date="2026-09-23T07:08:00Z" w16du:dateUtc="2026-09-23T14:08:00Z">
                  <w:trPr>
                    <w:trHeight w:hRule="exact" w:val="397"/>
                  </w:trPr>
                </w:trPrChange>
              </w:trPr>
              <w:tc>
                <w:tcPr>
                  <w:tcW w:w="1800" w:type="dxa"/>
                  <w:vAlign w:val="center"/>
                  <w:tcPrChange w:id="682" w:author="Seamus Murphy" w:date="2026-09-23T07:08:00Z" w16du:dateUtc="2026-09-23T14:08:00Z">
                    <w:tcPr>
                      <w:tcW w:w="2453" w:type="dxa"/>
                      <w:gridSpan w:val="2"/>
                      <w:vAlign w:val="center"/>
                    </w:tcPr>
                  </w:tcPrChange>
                </w:tcPr>
                <w:p w14:paraId="1C59D474" w14:textId="77777777" w:rsidR="000551C3" w:rsidRDefault="0019230A">
                  <w:pPr>
                    <w:pStyle w:val="Compact"/>
                    <w:rPr>
                      <w:sz w:val="16"/>
                    </w:rPr>
                  </w:pPr>
                  <w:r>
                    <w:rPr>
                      <w:sz w:val="16"/>
                    </w:rPr>
                    <w:t>Convergence index</w:t>
                  </w:r>
                </w:p>
              </w:tc>
              <w:tc>
                <w:tcPr>
                  <w:tcW w:w="2518" w:type="dxa"/>
                  <w:vAlign w:val="center"/>
                  <w:tcPrChange w:id="683" w:author="Seamus Murphy" w:date="2026-09-23T07:08:00Z" w16du:dateUtc="2026-09-23T14:08:00Z">
                    <w:tcPr>
                      <w:tcW w:w="2835" w:type="dxa"/>
                      <w:gridSpan w:val="2"/>
                      <w:vAlign w:val="center"/>
                    </w:tcPr>
                  </w:tcPrChange>
                </w:tcPr>
                <w:p w14:paraId="3D3825E8" w14:textId="77777777" w:rsidR="000551C3" w:rsidRDefault="0019230A">
                  <w:pPr>
                    <w:pStyle w:val="Compact"/>
                    <w:rPr>
                      <w:sz w:val="16"/>
                    </w:rPr>
                  </w:pPr>
                  <w:r>
                    <w:rPr>
                      <w:sz w:val="16"/>
                    </w:rPr>
                    <w:t>Terrain shape</w:t>
                  </w:r>
                </w:p>
              </w:tc>
              <w:tc>
                <w:tcPr>
                  <w:tcW w:w="2518" w:type="dxa"/>
                  <w:vAlign w:val="center"/>
                  <w:tcPrChange w:id="684" w:author="Seamus Murphy" w:date="2026-09-23T07:08:00Z" w16du:dateUtc="2026-09-23T14:08:00Z">
                    <w:tcPr>
                      <w:tcW w:w="2551" w:type="dxa"/>
                      <w:gridSpan w:val="2"/>
                      <w:vAlign w:val="center"/>
                    </w:tcPr>
                  </w:tcPrChange>
                </w:tcPr>
                <w:p w14:paraId="2E12FEDD" w14:textId="77777777" w:rsidR="000551C3" w:rsidRDefault="0019230A">
                  <w:pPr>
                    <w:pStyle w:val="Compact"/>
                    <w:rPr>
                      <w:sz w:val="16"/>
                    </w:rPr>
                  </w:pPr>
                  <w:r>
                    <w:rPr>
                      <w:sz w:val="16"/>
                    </w:rPr>
                    <w:t>more attack in convergent terrain</w:t>
                  </w:r>
                </w:p>
              </w:tc>
              <w:tc>
                <w:tcPr>
                  <w:tcW w:w="2518" w:type="dxa"/>
                  <w:vAlign w:val="center"/>
                  <w:tcPrChange w:id="685" w:author="Seamus Murphy" w:date="2026-09-23T07:08:00Z" w16du:dateUtc="2026-09-23T14:08:00Z">
                    <w:tcPr>
                      <w:tcW w:w="1515" w:type="dxa"/>
                      <w:vAlign w:val="center"/>
                    </w:tcPr>
                  </w:tcPrChange>
                </w:tcPr>
                <w:p w14:paraId="29C82600" w14:textId="77777777" w:rsidR="000551C3" w:rsidRDefault="0019230A">
                  <w:pPr>
                    <w:pStyle w:val="Compact"/>
                    <w:rPr>
                      <w:sz w:val="16"/>
                    </w:rPr>
                  </w:pPr>
                  <w:r>
                    <w:rPr>
                      <w:sz w:val="16"/>
                    </w:rPr>
                    <w:t>0.530****</w:t>
                  </w:r>
                </w:p>
              </w:tc>
            </w:tr>
            <w:tr w:rsidR="000551C3" w14:paraId="6CADB7D6" w14:textId="77777777" w:rsidTr="007563CE">
              <w:trPr>
                <w:trHeight w:hRule="exact" w:val="624"/>
                <w:trPrChange w:id="686" w:author="Seamus Murphy" w:date="2026-09-23T07:08:00Z" w16du:dateUtc="2026-09-23T14:08:00Z">
                  <w:trPr>
                    <w:trHeight w:hRule="exact" w:val="397"/>
                  </w:trPr>
                </w:trPrChange>
              </w:trPr>
              <w:tc>
                <w:tcPr>
                  <w:tcW w:w="1800" w:type="dxa"/>
                  <w:vAlign w:val="center"/>
                  <w:tcPrChange w:id="687" w:author="Seamus Murphy" w:date="2026-09-23T07:08:00Z" w16du:dateUtc="2026-09-23T14:08:00Z">
                    <w:tcPr>
                      <w:tcW w:w="2453" w:type="dxa"/>
                      <w:gridSpan w:val="2"/>
                      <w:vAlign w:val="center"/>
                    </w:tcPr>
                  </w:tcPrChange>
                </w:tcPr>
                <w:p w14:paraId="3F39C335" w14:textId="77777777" w:rsidR="000551C3" w:rsidRDefault="0019230A">
                  <w:pPr>
                    <w:pStyle w:val="Compact"/>
                    <w:rPr>
                      <w:sz w:val="16"/>
                    </w:rPr>
                  </w:pPr>
                  <w:r>
                    <w:rPr>
                      <w:sz w:val="16"/>
                    </w:rPr>
                    <w:t>Profile curvature</w:t>
                  </w:r>
                </w:p>
              </w:tc>
              <w:tc>
                <w:tcPr>
                  <w:tcW w:w="2518" w:type="dxa"/>
                  <w:vAlign w:val="center"/>
                  <w:tcPrChange w:id="688" w:author="Seamus Murphy" w:date="2026-09-23T07:08:00Z" w16du:dateUtc="2026-09-23T14:08:00Z">
                    <w:tcPr>
                      <w:tcW w:w="2835" w:type="dxa"/>
                      <w:gridSpan w:val="2"/>
                      <w:vAlign w:val="center"/>
                    </w:tcPr>
                  </w:tcPrChange>
                </w:tcPr>
                <w:p w14:paraId="26029103" w14:textId="77777777" w:rsidR="000551C3" w:rsidRDefault="0019230A">
                  <w:pPr>
                    <w:pStyle w:val="Compact"/>
                    <w:rPr>
                      <w:sz w:val="16"/>
                    </w:rPr>
                  </w:pPr>
                  <w:r>
                    <w:rPr>
                      <w:sz w:val="16"/>
                    </w:rPr>
                    <w:t>Terrain shape</w:t>
                  </w:r>
                </w:p>
              </w:tc>
              <w:tc>
                <w:tcPr>
                  <w:tcW w:w="2518" w:type="dxa"/>
                  <w:vAlign w:val="center"/>
                  <w:tcPrChange w:id="689" w:author="Seamus Murphy" w:date="2026-09-23T07:08:00Z" w16du:dateUtc="2026-09-23T14:08:00Z">
                    <w:tcPr>
                      <w:tcW w:w="2551" w:type="dxa"/>
                      <w:gridSpan w:val="2"/>
                      <w:vAlign w:val="center"/>
                    </w:tcPr>
                  </w:tcPrChange>
                </w:tcPr>
                <w:p w14:paraId="4B81E1E0" w14:textId="77777777" w:rsidR="000551C3" w:rsidRDefault="0019230A">
                  <w:pPr>
                    <w:pStyle w:val="Compact"/>
                    <w:rPr>
                      <w:sz w:val="16"/>
                    </w:rPr>
                  </w:pPr>
                  <w:r>
                    <w:rPr>
                      <w:sz w:val="16"/>
                    </w:rPr>
                    <w:t>more attack in convergent terrain</w:t>
                  </w:r>
                </w:p>
              </w:tc>
              <w:tc>
                <w:tcPr>
                  <w:tcW w:w="2518" w:type="dxa"/>
                  <w:vAlign w:val="center"/>
                  <w:tcPrChange w:id="690" w:author="Seamus Murphy" w:date="2026-09-23T07:08:00Z" w16du:dateUtc="2026-09-23T14:08:00Z">
                    <w:tcPr>
                      <w:tcW w:w="1515" w:type="dxa"/>
                      <w:vAlign w:val="center"/>
                    </w:tcPr>
                  </w:tcPrChange>
                </w:tcPr>
                <w:p w14:paraId="50C33AA5" w14:textId="77777777" w:rsidR="000551C3" w:rsidRDefault="0019230A">
                  <w:pPr>
                    <w:pStyle w:val="Compact"/>
                    <w:rPr>
                      <w:sz w:val="16"/>
                    </w:rPr>
                  </w:pPr>
                  <w:r>
                    <w:rPr>
                      <w:sz w:val="16"/>
                    </w:rPr>
                    <w:t>0.514****</w:t>
                  </w:r>
                </w:p>
              </w:tc>
            </w:tr>
            <w:bookmarkEnd w:id="608"/>
          </w:tbl>
          <w:p w14:paraId="5F727C29" w14:textId="77777777" w:rsidR="000551C3" w:rsidRDefault="000551C3"/>
        </w:tc>
      </w:tr>
    </w:tbl>
    <w:p w14:paraId="3DC8193F" w14:textId="77777777" w:rsidR="000551C3" w:rsidRDefault="0019230A">
      <w:r>
        <w:br w:type="page"/>
      </w:r>
    </w:p>
    <w:tbl>
      <w:tblPr>
        <w:tblStyle w:val="Table"/>
        <w:tblW w:w="5000" w:type="pct"/>
        <w:tblLayout w:type="fixed"/>
        <w:tblLook w:val="0000" w:firstRow="0" w:lastRow="0" w:firstColumn="0" w:lastColumn="0" w:noHBand="0" w:noVBand="0"/>
      </w:tblPr>
      <w:tblGrid>
        <w:gridCol w:w="9360"/>
      </w:tblGrid>
      <w:tr w:rsidR="000551C3" w14:paraId="080EEE9C" w14:textId="77777777">
        <w:tc>
          <w:tcPr>
            <w:tcW w:w="7920" w:type="dxa"/>
          </w:tcPr>
          <w:p w14:paraId="407D48CC" w14:textId="77777777" w:rsidR="000551C3" w:rsidRDefault="0019230A">
            <w:pPr>
              <w:pStyle w:val="ImageCaption"/>
              <w:spacing w:before="200"/>
            </w:pPr>
            <w:bookmarkStart w:id="691" w:name="tbl-aic"/>
            <w:r>
              <w:t>Table 3: Comparison of the four annual models, each adding one mechanism to the one before.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W w:w="9354" w:type="dxa"/>
              <w:tblLayout w:type="fixed"/>
              <w:tblLook w:val="0020" w:firstRow="1" w:lastRow="0" w:firstColumn="0" w:lastColumn="0" w:noHBand="0" w:noVBand="0"/>
              <w:tblPrChange w:id="692" w:author="Seamus Murphy" w:date="2026-09-23T07:08:00Z" w16du:dateUtc="2026-09-23T14:08:00Z">
                <w:tblPr>
                  <w:tblStyle w:val="Table"/>
                  <w:tblW w:w="9354" w:type="dxa"/>
                  <w:tblLayout w:type="fixed"/>
                  <w:tblLook w:val="0020" w:firstRow="1" w:lastRow="0" w:firstColumn="0" w:lastColumn="0" w:noHBand="0" w:noVBand="0"/>
                </w:tblPr>
              </w:tblPrChange>
            </w:tblPr>
            <w:tblGrid>
              <w:gridCol w:w="2447"/>
              <w:gridCol w:w="1151"/>
              <w:gridCol w:w="1151"/>
              <w:gridCol w:w="1151"/>
              <w:gridCol w:w="1151"/>
              <w:gridCol w:w="1151"/>
              <w:gridCol w:w="1152"/>
              <w:tblGridChange w:id="693">
                <w:tblGrid>
                  <w:gridCol w:w="2447"/>
                  <w:gridCol w:w="1151"/>
                  <w:gridCol w:w="1151"/>
                  <w:gridCol w:w="1151"/>
                  <w:gridCol w:w="1151"/>
                  <w:gridCol w:w="1151"/>
                  <w:gridCol w:w="1152"/>
                </w:tblGrid>
              </w:tblGridChange>
            </w:tblGrid>
            <w:tr w:rsidR="000551C3" w14:paraId="74483A43" w14:textId="77777777" w:rsidTr="007563CE">
              <w:trPr>
                <w:cnfStyle w:val="100000000000" w:firstRow="1" w:lastRow="0" w:firstColumn="0" w:lastColumn="0" w:oddVBand="0" w:evenVBand="0" w:oddHBand="0" w:evenHBand="0" w:firstRowFirstColumn="0" w:firstRowLastColumn="0" w:lastRowFirstColumn="0" w:lastRowLastColumn="0"/>
                <w:tblHeader/>
                <w:trPrChange w:id="694" w:author="Seamus Murphy" w:date="2026-09-23T07:08:00Z" w16du:dateUtc="2026-09-23T14:08:00Z">
                  <w:trPr>
                    <w:trHeight w:val="0"/>
                    <w:tblHeader/>
                  </w:trPr>
                </w:trPrChange>
              </w:trPr>
              <w:tc>
                <w:tcPr>
                  <w:tcW w:w="2447" w:type="dxa"/>
                  <w:tcPrChange w:id="695" w:author="Seamus Murphy" w:date="2026-09-23T07:08:00Z" w16du:dateUtc="2026-09-23T14:08:00Z">
                    <w:tcPr>
                      <w:tcW w:w="2447" w:type="dxa"/>
                    </w:tcPr>
                  </w:tcPrChange>
                </w:tcPr>
                <w:p w14:paraId="215E9BD1"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Model</w:t>
                  </w:r>
                </w:p>
              </w:tc>
              <w:tc>
                <w:tcPr>
                  <w:tcW w:w="1151" w:type="dxa"/>
                  <w:tcPrChange w:id="696" w:author="Seamus Murphy" w:date="2026-09-23T07:08:00Z" w16du:dateUtc="2026-09-23T14:08:00Z">
                    <w:tcPr>
                      <w:tcW w:w="1151" w:type="dxa"/>
                    </w:tcPr>
                  </w:tcPrChange>
                </w:tcPr>
                <w:p w14:paraId="458C755F"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AIC</w:t>
                  </w:r>
                </w:p>
              </w:tc>
              <w:tc>
                <w:tcPr>
                  <w:tcW w:w="1151" w:type="dxa"/>
                  <w:tcPrChange w:id="697" w:author="Seamus Murphy" w:date="2026-09-23T07:08:00Z" w16du:dateUtc="2026-09-23T14:08:00Z">
                    <w:tcPr>
                      <w:tcW w:w="1151" w:type="dxa"/>
                    </w:tcPr>
                  </w:tcPrChange>
                </w:tcPr>
                <w:p w14:paraId="387F8C30"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ΔAIC</w:t>
                  </w:r>
                </w:p>
              </w:tc>
              <w:tc>
                <w:tcPr>
                  <w:tcW w:w="1151" w:type="dxa"/>
                  <w:tcPrChange w:id="698" w:author="Seamus Murphy" w:date="2026-09-23T07:08:00Z" w16du:dateUtc="2026-09-23T14:08:00Z">
                    <w:tcPr>
                      <w:tcW w:w="1151" w:type="dxa"/>
                    </w:tcPr>
                  </w:tcPrChange>
                </w:tcPr>
                <w:p w14:paraId="1031DCA4"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RMSE</w:t>
                  </w:r>
                </w:p>
              </w:tc>
              <w:tc>
                <w:tcPr>
                  <w:tcW w:w="1151" w:type="dxa"/>
                  <w:tcPrChange w:id="699" w:author="Seamus Murphy" w:date="2026-09-23T07:08:00Z" w16du:dateUtc="2026-09-23T14:08:00Z">
                    <w:tcPr>
                      <w:tcW w:w="1151" w:type="dxa"/>
                    </w:tcPr>
                  </w:tcPrChange>
                </w:tcPr>
                <w:p w14:paraId="63EA32D4"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MAE</w:t>
                  </w:r>
                </w:p>
              </w:tc>
              <w:tc>
                <w:tcPr>
                  <w:tcW w:w="1151" w:type="dxa"/>
                  <w:tcPrChange w:id="700" w:author="Seamus Murphy" w:date="2026-09-23T07:08:00Z" w16du:dateUtc="2026-09-23T14:08:00Z">
                    <w:tcPr>
                      <w:tcW w:w="1151" w:type="dxa"/>
                    </w:tcPr>
                  </w:tcPrChange>
                </w:tcPr>
                <w:p w14:paraId="2AACD226"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AUC</w:t>
                  </w:r>
                </w:p>
              </w:tc>
              <w:tc>
                <w:tcPr>
                  <w:tcW w:w="1152" w:type="dxa"/>
                  <w:tcPrChange w:id="701" w:author="Seamus Murphy" w:date="2026-09-23T07:08:00Z" w16du:dateUtc="2026-09-23T14:08:00Z">
                    <w:tcPr>
                      <w:tcW w:w="1152" w:type="dxa"/>
                    </w:tcPr>
                  </w:tcPrChange>
                </w:tcPr>
                <w:p w14:paraId="4306BB32"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Brier skill</w:t>
                  </w:r>
                </w:p>
              </w:tc>
            </w:tr>
            <w:tr w:rsidR="000551C3" w14:paraId="2F5CFAA0" w14:textId="77777777" w:rsidTr="000551C3">
              <w:tc>
                <w:tcPr>
                  <w:tcW w:w="2447" w:type="dxa"/>
                  <w:vAlign w:val="center"/>
                </w:tcPr>
                <w:p w14:paraId="11F01906" w14:textId="77777777" w:rsidR="000551C3" w:rsidRDefault="0019230A">
                  <w:pPr>
                    <w:pStyle w:val="Compact"/>
                    <w:rPr>
                      <w:sz w:val="16"/>
                    </w:rPr>
                  </w:pPr>
                  <w:r>
                    <w:rPr>
                      <w:sz w:val="16"/>
                    </w:rPr>
                    <w:t>M0 host size, shading, terrain</w:t>
                  </w:r>
                </w:p>
              </w:tc>
              <w:tc>
                <w:tcPr>
                  <w:tcW w:w="1151" w:type="dxa"/>
                  <w:vAlign w:val="center"/>
                </w:tcPr>
                <w:p w14:paraId="42FCB83F" w14:textId="77777777" w:rsidR="000551C3" w:rsidRDefault="0019230A">
                  <w:pPr>
                    <w:pStyle w:val="Compact"/>
                    <w:rPr>
                      <w:sz w:val="16"/>
                    </w:rPr>
                  </w:pPr>
                  <w:r>
                    <w:rPr>
                      <w:sz w:val="16"/>
                    </w:rPr>
                    <w:t>41,269</w:t>
                  </w:r>
                </w:p>
              </w:tc>
              <w:tc>
                <w:tcPr>
                  <w:tcW w:w="1151" w:type="dxa"/>
                  <w:vAlign w:val="center"/>
                </w:tcPr>
                <w:p w14:paraId="74352426" w14:textId="77777777" w:rsidR="000551C3" w:rsidRDefault="0019230A">
                  <w:pPr>
                    <w:pStyle w:val="Compact"/>
                    <w:rPr>
                      <w:sz w:val="16"/>
                    </w:rPr>
                  </w:pPr>
                  <w:r>
                    <w:rPr>
                      <w:sz w:val="16"/>
                    </w:rPr>
                    <w:t>1,182</w:t>
                  </w:r>
                </w:p>
              </w:tc>
              <w:tc>
                <w:tcPr>
                  <w:tcW w:w="1151" w:type="dxa"/>
                  <w:vAlign w:val="center"/>
                </w:tcPr>
                <w:p w14:paraId="35B8A8C9" w14:textId="77777777" w:rsidR="000551C3" w:rsidRDefault="0019230A">
                  <w:pPr>
                    <w:pStyle w:val="Compact"/>
                    <w:rPr>
                      <w:sz w:val="16"/>
                    </w:rPr>
                  </w:pPr>
                  <w:r>
                    <w:rPr>
                      <w:sz w:val="16"/>
                    </w:rPr>
                    <w:t>0.396</w:t>
                  </w:r>
                </w:p>
              </w:tc>
              <w:tc>
                <w:tcPr>
                  <w:tcW w:w="1151" w:type="dxa"/>
                  <w:vAlign w:val="center"/>
                </w:tcPr>
                <w:p w14:paraId="082FFEEA" w14:textId="77777777" w:rsidR="000551C3" w:rsidRDefault="0019230A">
                  <w:pPr>
                    <w:pStyle w:val="Compact"/>
                    <w:rPr>
                      <w:sz w:val="16"/>
                    </w:rPr>
                  </w:pPr>
                  <w:r>
                    <w:rPr>
                      <w:sz w:val="16"/>
                    </w:rPr>
                    <w:t>0.315</w:t>
                  </w:r>
                </w:p>
              </w:tc>
              <w:tc>
                <w:tcPr>
                  <w:tcW w:w="1151" w:type="dxa"/>
                  <w:vAlign w:val="center"/>
                </w:tcPr>
                <w:p w14:paraId="34530CF5" w14:textId="77777777" w:rsidR="000551C3" w:rsidRDefault="0019230A">
                  <w:pPr>
                    <w:pStyle w:val="Compact"/>
                    <w:rPr>
                      <w:sz w:val="16"/>
                    </w:rPr>
                  </w:pPr>
                  <w:r>
                    <w:rPr>
                      <w:sz w:val="16"/>
                    </w:rPr>
                    <w:t>0.758</w:t>
                  </w:r>
                </w:p>
              </w:tc>
              <w:tc>
                <w:tcPr>
                  <w:tcW w:w="1152" w:type="dxa"/>
                  <w:vAlign w:val="center"/>
                </w:tcPr>
                <w:p w14:paraId="7124E473" w14:textId="77777777" w:rsidR="000551C3" w:rsidRDefault="0019230A">
                  <w:pPr>
                    <w:pStyle w:val="Compact"/>
                    <w:rPr>
                      <w:sz w:val="16"/>
                    </w:rPr>
                  </w:pPr>
                  <w:r>
                    <w:rPr>
                      <w:sz w:val="16"/>
                    </w:rPr>
                    <w:t>0.166</w:t>
                  </w:r>
                </w:p>
              </w:tc>
            </w:tr>
            <w:tr w:rsidR="000551C3" w14:paraId="10E4C4E7" w14:textId="77777777" w:rsidTr="000551C3">
              <w:tc>
                <w:tcPr>
                  <w:tcW w:w="2447" w:type="dxa"/>
                  <w:vAlign w:val="center"/>
                </w:tcPr>
                <w:p w14:paraId="1D07A6B7" w14:textId="77777777" w:rsidR="000551C3" w:rsidRDefault="0019230A">
                  <w:pPr>
                    <w:pStyle w:val="Compact"/>
                    <w:rPr>
                      <w:sz w:val="16"/>
                    </w:rPr>
                  </w:pPr>
                  <w:r>
                    <w:rPr>
                      <w:sz w:val="16"/>
                    </w:rPr>
                    <w:t>M1 + stand density</w:t>
                  </w:r>
                </w:p>
              </w:tc>
              <w:tc>
                <w:tcPr>
                  <w:tcW w:w="1151" w:type="dxa"/>
                  <w:vAlign w:val="center"/>
                </w:tcPr>
                <w:p w14:paraId="4993851C" w14:textId="77777777" w:rsidR="000551C3" w:rsidRDefault="0019230A">
                  <w:pPr>
                    <w:pStyle w:val="Compact"/>
                    <w:rPr>
                      <w:sz w:val="16"/>
                    </w:rPr>
                  </w:pPr>
                  <w:r>
                    <w:rPr>
                      <w:sz w:val="16"/>
                    </w:rPr>
                    <w:t>40,971</w:t>
                  </w:r>
                </w:p>
              </w:tc>
              <w:tc>
                <w:tcPr>
                  <w:tcW w:w="1151" w:type="dxa"/>
                  <w:vAlign w:val="center"/>
                </w:tcPr>
                <w:p w14:paraId="3B6659B7" w14:textId="77777777" w:rsidR="000551C3" w:rsidRDefault="0019230A">
                  <w:pPr>
                    <w:pStyle w:val="Compact"/>
                    <w:rPr>
                      <w:sz w:val="16"/>
                    </w:rPr>
                  </w:pPr>
                  <w:r>
                    <w:rPr>
                      <w:sz w:val="16"/>
                    </w:rPr>
                    <w:t>884</w:t>
                  </w:r>
                </w:p>
              </w:tc>
              <w:tc>
                <w:tcPr>
                  <w:tcW w:w="1151" w:type="dxa"/>
                  <w:vAlign w:val="center"/>
                </w:tcPr>
                <w:p w14:paraId="608C9373" w14:textId="77777777" w:rsidR="000551C3" w:rsidRDefault="0019230A">
                  <w:pPr>
                    <w:pStyle w:val="Compact"/>
                    <w:rPr>
                      <w:sz w:val="16"/>
                    </w:rPr>
                  </w:pPr>
                  <w:r>
                    <w:rPr>
                      <w:sz w:val="16"/>
                    </w:rPr>
                    <w:t>0.394</w:t>
                  </w:r>
                </w:p>
              </w:tc>
              <w:tc>
                <w:tcPr>
                  <w:tcW w:w="1151" w:type="dxa"/>
                  <w:vAlign w:val="center"/>
                </w:tcPr>
                <w:p w14:paraId="0C01980B" w14:textId="77777777" w:rsidR="000551C3" w:rsidRDefault="0019230A">
                  <w:pPr>
                    <w:pStyle w:val="Compact"/>
                    <w:rPr>
                      <w:sz w:val="16"/>
                    </w:rPr>
                  </w:pPr>
                  <w:r>
                    <w:rPr>
                      <w:sz w:val="16"/>
                    </w:rPr>
                    <w:t>0.312</w:t>
                  </w:r>
                </w:p>
              </w:tc>
              <w:tc>
                <w:tcPr>
                  <w:tcW w:w="1151" w:type="dxa"/>
                  <w:vAlign w:val="center"/>
                </w:tcPr>
                <w:p w14:paraId="34329BBD" w14:textId="77777777" w:rsidR="000551C3" w:rsidRDefault="0019230A">
                  <w:pPr>
                    <w:pStyle w:val="Compact"/>
                    <w:rPr>
                      <w:sz w:val="16"/>
                    </w:rPr>
                  </w:pPr>
                  <w:r>
                    <w:rPr>
                      <w:sz w:val="16"/>
                    </w:rPr>
                    <w:t>0.761</w:t>
                  </w:r>
                </w:p>
              </w:tc>
              <w:tc>
                <w:tcPr>
                  <w:tcW w:w="1152" w:type="dxa"/>
                  <w:vAlign w:val="center"/>
                </w:tcPr>
                <w:p w14:paraId="148D6EEA" w14:textId="77777777" w:rsidR="000551C3" w:rsidRDefault="0019230A">
                  <w:pPr>
                    <w:pStyle w:val="Compact"/>
                    <w:rPr>
                      <w:sz w:val="16"/>
                    </w:rPr>
                  </w:pPr>
                  <w:r>
                    <w:rPr>
                      <w:sz w:val="16"/>
                    </w:rPr>
                    <w:t>0.175</w:t>
                  </w:r>
                </w:p>
              </w:tc>
            </w:tr>
            <w:tr w:rsidR="000551C3" w14:paraId="1EC9724F" w14:textId="77777777" w:rsidTr="000551C3">
              <w:tc>
                <w:tcPr>
                  <w:tcW w:w="2447" w:type="dxa"/>
                  <w:vAlign w:val="center"/>
                </w:tcPr>
                <w:p w14:paraId="336286BE" w14:textId="77777777" w:rsidR="000551C3" w:rsidRDefault="0019230A">
                  <w:pPr>
                    <w:pStyle w:val="Compact"/>
                    <w:rPr>
                      <w:sz w:val="16"/>
                    </w:rPr>
                  </w:pPr>
                  <w:r>
                    <w:rPr>
                      <w:sz w:val="16"/>
                    </w:rPr>
                    <w:t>M2 + terrain, flight radiation</w:t>
                  </w:r>
                </w:p>
              </w:tc>
              <w:tc>
                <w:tcPr>
                  <w:tcW w:w="1151" w:type="dxa"/>
                  <w:vAlign w:val="center"/>
                </w:tcPr>
                <w:p w14:paraId="65D80309" w14:textId="77777777" w:rsidR="000551C3" w:rsidRDefault="0019230A">
                  <w:pPr>
                    <w:pStyle w:val="Compact"/>
                    <w:rPr>
                      <w:sz w:val="16"/>
                    </w:rPr>
                  </w:pPr>
                  <w:r>
                    <w:rPr>
                      <w:sz w:val="16"/>
                    </w:rPr>
                    <w:t>40,649</w:t>
                  </w:r>
                </w:p>
              </w:tc>
              <w:tc>
                <w:tcPr>
                  <w:tcW w:w="1151" w:type="dxa"/>
                  <w:vAlign w:val="center"/>
                </w:tcPr>
                <w:p w14:paraId="2AF94C35" w14:textId="77777777" w:rsidR="000551C3" w:rsidRDefault="0019230A">
                  <w:pPr>
                    <w:pStyle w:val="Compact"/>
                    <w:rPr>
                      <w:sz w:val="16"/>
                    </w:rPr>
                  </w:pPr>
                  <w:r>
                    <w:rPr>
                      <w:sz w:val="16"/>
                    </w:rPr>
                    <w:t>562</w:t>
                  </w:r>
                </w:p>
              </w:tc>
              <w:tc>
                <w:tcPr>
                  <w:tcW w:w="1151" w:type="dxa"/>
                  <w:vAlign w:val="center"/>
                </w:tcPr>
                <w:p w14:paraId="38ED6239" w14:textId="77777777" w:rsidR="000551C3" w:rsidRDefault="0019230A">
                  <w:pPr>
                    <w:pStyle w:val="Compact"/>
                    <w:rPr>
                      <w:sz w:val="16"/>
                    </w:rPr>
                  </w:pPr>
                  <w:r>
                    <w:rPr>
                      <w:sz w:val="16"/>
                    </w:rPr>
                    <w:t>0.393</w:t>
                  </w:r>
                </w:p>
              </w:tc>
              <w:tc>
                <w:tcPr>
                  <w:tcW w:w="1151" w:type="dxa"/>
                  <w:vAlign w:val="center"/>
                </w:tcPr>
                <w:p w14:paraId="05DDFDCD" w14:textId="77777777" w:rsidR="000551C3" w:rsidRDefault="0019230A">
                  <w:pPr>
                    <w:pStyle w:val="Compact"/>
                    <w:rPr>
                      <w:sz w:val="16"/>
                    </w:rPr>
                  </w:pPr>
                  <w:r>
                    <w:rPr>
                      <w:sz w:val="16"/>
                    </w:rPr>
                    <w:t>0.309</w:t>
                  </w:r>
                </w:p>
              </w:tc>
              <w:tc>
                <w:tcPr>
                  <w:tcW w:w="1151" w:type="dxa"/>
                  <w:vAlign w:val="center"/>
                </w:tcPr>
                <w:p w14:paraId="305E53D3" w14:textId="77777777" w:rsidR="000551C3" w:rsidRDefault="0019230A">
                  <w:pPr>
                    <w:pStyle w:val="Compact"/>
                    <w:rPr>
                      <w:sz w:val="16"/>
                    </w:rPr>
                  </w:pPr>
                  <w:r>
                    <w:rPr>
                      <w:sz w:val="16"/>
                    </w:rPr>
                    <w:t>0.767</w:t>
                  </w:r>
                </w:p>
              </w:tc>
              <w:tc>
                <w:tcPr>
                  <w:tcW w:w="1152" w:type="dxa"/>
                  <w:vAlign w:val="center"/>
                </w:tcPr>
                <w:p w14:paraId="2DC2A1E4" w14:textId="77777777" w:rsidR="000551C3" w:rsidRDefault="0019230A">
                  <w:pPr>
                    <w:pStyle w:val="Compact"/>
                    <w:rPr>
                      <w:sz w:val="16"/>
                    </w:rPr>
                  </w:pPr>
                  <w:r>
                    <w:rPr>
                      <w:sz w:val="16"/>
                    </w:rPr>
                    <w:t>0.182</w:t>
                  </w:r>
                </w:p>
              </w:tc>
            </w:tr>
            <w:tr w:rsidR="000551C3" w14:paraId="173C947D" w14:textId="77777777" w:rsidTr="000551C3">
              <w:tc>
                <w:tcPr>
                  <w:tcW w:w="2447" w:type="dxa"/>
                  <w:vAlign w:val="center"/>
                </w:tcPr>
                <w:p w14:paraId="3133094E" w14:textId="77777777" w:rsidR="000551C3" w:rsidRDefault="0019230A">
                  <w:pPr>
                    <w:pStyle w:val="Compact"/>
                    <w:rPr>
                      <w:sz w:val="16"/>
                    </w:rPr>
                  </w:pPr>
                  <w:r>
                    <w:rPr>
                      <w:sz w:val="16"/>
                    </w:rPr>
                    <w:t>M3 + interactions</w:t>
                  </w:r>
                </w:p>
              </w:tc>
              <w:tc>
                <w:tcPr>
                  <w:tcW w:w="1151" w:type="dxa"/>
                  <w:vAlign w:val="center"/>
                </w:tcPr>
                <w:p w14:paraId="0DF8CF8E" w14:textId="77777777" w:rsidR="000551C3" w:rsidRDefault="0019230A">
                  <w:pPr>
                    <w:pStyle w:val="Compact"/>
                    <w:rPr>
                      <w:sz w:val="16"/>
                    </w:rPr>
                  </w:pPr>
                  <w:r>
                    <w:rPr>
                      <w:sz w:val="16"/>
                    </w:rPr>
                    <w:t>40,087</w:t>
                  </w:r>
                </w:p>
              </w:tc>
              <w:tc>
                <w:tcPr>
                  <w:tcW w:w="1151" w:type="dxa"/>
                  <w:vAlign w:val="center"/>
                </w:tcPr>
                <w:p w14:paraId="1D3F2260" w14:textId="77777777" w:rsidR="000551C3" w:rsidRDefault="0019230A">
                  <w:pPr>
                    <w:pStyle w:val="Compact"/>
                    <w:rPr>
                      <w:sz w:val="16"/>
                    </w:rPr>
                  </w:pPr>
                  <w:r>
                    <w:rPr>
                      <w:sz w:val="16"/>
                    </w:rPr>
                    <w:t>0</w:t>
                  </w:r>
                </w:p>
              </w:tc>
              <w:tc>
                <w:tcPr>
                  <w:tcW w:w="1151" w:type="dxa"/>
                  <w:vAlign w:val="center"/>
                </w:tcPr>
                <w:p w14:paraId="1A1681A9" w14:textId="77777777" w:rsidR="000551C3" w:rsidRDefault="0019230A">
                  <w:pPr>
                    <w:pStyle w:val="Compact"/>
                    <w:rPr>
                      <w:sz w:val="16"/>
                    </w:rPr>
                  </w:pPr>
                  <w:r>
                    <w:rPr>
                      <w:sz w:val="16"/>
                    </w:rPr>
                    <w:t>0.390</w:t>
                  </w:r>
                </w:p>
              </w:tc>
              <w:tc>
                <w:tcPr>
                  <w:tcW w:w="1151" w:type="dxa"/>
                  <w:vAlign w:val="center"/>
                </w:tcPr>
                <w:p w14:paraId="6C79007E" w14:textId="77777777" w:rsidR="000551C3" w:rsidRDefault="0019230A">
                  <w:pPr>
                    <w:pStyle w:val="Compact"/>
                    <w:rPr>
                      <w:sz w:val="16"/>
                    </w:rPr>
                  </w:pPr>
                  <w:r>
                    <w:rPr>
                      <w:sz w:val="16"/>
                    </w:rPr>
                    <w:t>0.305</w:t>
                  </w:r>
                </w:p>
              </w:tc>
              <w:tc>
                <w:tcPr>
                  <w:tcW w:w="1151" w:type="dxa"/>
                  <w:vAlign w:val="center"/>
                </w:tcPr>
                <w:p w14:paraId="7914C247" w14:textId="77777777" w:rsidR="000551C3" w:rsidRDefault="0019230A">
                  <w:pPr>
                    <w:pStyle w:val="Compact"/>
                    <w:rPr>
                      <w:sz w:val="16"/>
                    </w:rPr>
                  </w:pPr>
                  <w:r>
                    <w:rPr>
                      <w:sz w:val="16"/>
                    </w:rPr>
                    <w:t>0.778</w:t>
                  </w:r>
                </w:p>
              </w:tc>
              <w:tc>
                <w:tcPr>
                  <w:tcW w:w="1152" w:type="dxa"/>
                  <w:vAlign w:val="center"/>
                </w:tcPr>
                <w:p w14:paraId="2C6E1C33" w14:textId="77777777" w:rsidR="000551C3" w:rsidRDefault="0019230A">
                  <w:pPr>
                    <w:pStyle w:val="Compact"/>
                    <w:rPr>
                      <w:sz w:val="16"/>
                    </w:rPr>
                  </w:pPr>
                  <w:r>
                    <w:rPr>
                      <w:sz w:val="16"/>
                    </w:rPr>
                    <w:t>0.193</w:t>
                  </w:r>
                </w:p>
              </w:tc>
            </w:tr>
            <w:bookmarkEnd w:id="691"/>
          </w:tbl>
          <w:p w14:paraId="0A194F96" w14:textId="77777777" w:rsidR="000551C3" w:rsidRDefault="000551C3"/>
        </w:tc>
      </w:tr>
    </w:tbl>
    <w:p w14:paraId="3FE4843B" w14:textId="77777777" w:rsidR="000551C3" w:rsidRDefault="0019230A">
      <w:r>
        <w:br w:type="page"/>
      </w:r>
    </w:p>
    <w:tbl>
      <w:tblPr>
        <w:tblStyle w:val="Table"/>
        <w:tblW w:w="5000" w:type="pct"/>
        <w:tblLayout w:type="fixed"/>
        <w:tblLook w:val="0000" w:firstRow="0" w:lastRow="0" w:firstColumn="0" w:lastColumn="0" w:noHBand="0" w:noVBand="0"/>
      </w:tblPr>
      <w:tblGrid>
        <w:gridCol w:w="9360"/>
      </w:tblGrid>
      <w:tr w:rsidR="000551C3" w14:paraId="3E6172F7" w14:textId="77777777">
        <w:tc>
          <w:tcPr>
            <w:tcW w:w="7920" w:type="dxa"/>
          </w:tcPr>
          <w:p w14:paraId="3CB18FB2" w14:textId="77777777" w:rsidR="000551C3" w:rsidRDefault="0019230A">
            <w:pPr>
              <w:pStyle w:val="ImageCaption"/>
              <w:spacing w:before="200"/>
            </w:pPr>
            <w:bookmarkStart w:id="702" w:name="tbl-m3"/>
            <w:r>
              <w:t xml:space="preserve">Table 4: Coefficients of the full annual model M3, continuous terms ordered by absolute size. Each coefficient was the change in log-odds per standard deviation of its variable, fitted on a class-balanced sample, so the intercept was not the landscape prevalence. SE was the standard error and z the Wald statistic. Significance was marked * P ≤ 0.05, ** P ≤ 0.01, *** P ≤ 0.001, **** P ≤ 0.0001. The geomorphon landform classes of the same model were reported in </w:t>
            </w:r>
            <w:ins w:id="703" w:author="Seamus Murphy" w:date="2026-09-23T07:08:00Z" w16du:dateUtc="2026-09-23T14:08:00Z">
              <w:r>
                <w:t>Table S5.</w:t>
              </w:r>
            </w:ins>
            <w:del w:id="704" w:author="Seamus Murphy" w:date="2026-09-23T07:08:00Z" w16du:dateUtc="2026-09-23T14:08:00Z">
              <w:r w:rsidR="000551C3">
                <w:fldChar w:fldCharType="begin"/>
              </w:r>
              <w:r w:rsidR="000551C3">
                <w:delInstrText>HYPERLINK \l "tbl-geomorphon" \h</w:delInstrText>
              </w:r>
              <w:r w:rsidR="000551C3">
                <w:fldChar w:fldCharType="separate"/>
              </w:r>
              <w:r w:rsidR="000551C3">
                <w:rPr>
                  <w:rStyle w:val="Hyperlink"/>
                </w:rPr>
                <w:delText>Table 6</w:delText>
              </w:r>
              <w:r w:rsidR="000551C3">
                <w:fldChar w:fldCharType="end"/>
              </w:r>
              <w:r>
                <w:delText>.</w:delText>
              </w:r>
            </w:del>
          </w:p>
          <w:tbl>
            <w:tblPr>
              <w:tblStyle w:val="Table"/>
              <w:tblW w:w="9354" w:type="dxa"/>
              <w:tblLayout w:type="fixed"/>
              <w:tblLook w:val="0020" w:firstRow="1" w:lastRow="0" w:firstColumn="0" w:lastColumn="0" w:noHBand="0" w:noVBand="0"/>
              <w:tblPrChange w:id="705" w:author="Seamus Murphy" w:date="2026-09-23T07:08:00Z" w16du:dateUtc="2026-09-23T14:08:00Z">
                <w:tblPr>
                  <w:tblStyle w:val="Table"/>
                  <w:tblW w:w="9354" w:type="dxa"/>
                  <w:tblLayout w:type="fixed"/>
                  <w:tblLook w:val="0020" w:firstRow="1" w:lastRow="0" w:firstColumn="0" w:lastColumn="0" w:noHBand="0" w:noVBand="0"/>
                </w:tblPr>
              </w:tblPrChange>
            </w:tblPr>
            <w:tblGrid>
              <w:gridCol w:w="5997"/>
              <w:gridCol w:w="1119"/>
              <w:gridCol w:w="1119"/>
              <w:gridCol w:w="1119"/>
              <w:tblGridChange w:id="706">
                <w:tblGrid>
                  <w:gridCol w:w="5997"/>
                  <w:gridCol w:w="1119"/>
                  <w:gridCol w:w="1119"/>
                  <w:gridCol w:w="1119"/>
                </w:tblGrid>
              </w:tblGridChange>
            </w:tblGrid>
            <w:tr w:rsidR="000551C3" w14:paraId="2F2C920D" w14:textId="77777777" w:rsidTr="007563CE">
              <w:trPr>
                <w:cnfStyle w:val="100000000000" w:firstRow="1" w:lastRow="0" w:firstColumn="0" w:lastColumn="0" w:oddVBand="0" w:evenVBand="0" w:oddHBand="0" w:evenHBand="0" w:firstRowFirstColumn="0" w:firstRowLastColumn="0" w:lastRowFirstColumn="0" w:lastRowLastColumn="0"/>
                <w:tblHeader/>
                <w:trPrChange w:id="707" w:author="Seamus Murphy" w:date="2026-09-23T07:08:00Z" w16du:dateUtc="2026-09-23T14:08:00Z">
                  <w:trPr>
                    <w:trHeight w:hRule="exact" w:val="567"/>
                    <w:tblHeader/>
                  </w:trPr>
                </w:trPrChange>
              </w:trPr>
              <w:tc>
                <w:tcPr>
                  <w:tcW w:w="5997" w:type="dxa"/>
                  <w:tcPrChange w:id="708" w:author="Seamus Murphy" w:date="2026-09-23T07:08:00Z" w16du:dateUtc="2026-09-23T14:08:00Z">
                    <w:tcPr>
                      <w:tcW w:w="5997" w:type="dxa"/>
                    </w:tcPr>
                  </w:tcPrChange>
                </w:tcPr>
                <w:p w14:paraId="02E2655A"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Term</w:t>
                  </w:r>
                </w:p>
              </w:tc>
              <w:tc>
                <w:tcPr>
                  <w:tcW w:w="1119" w:type="dxa"/>
                  <w:tcPrChange w:id="709" w:author="Seamus Murphy" w:date="2026-09-23T07:08:00Z" w16du:dateUtc="2026-09-23T14:08:00Z">
                    <w:tcPr>
                      <w:tcW w:w="1119" w:type="dxa"/>
                    </w:tcPr>
                  </w:tcPrChange>
                </w:tcPr>
                <w:p w14:paraId="4256DE53"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Beta</w:t>
                  </w:r>
                </w:p>
              </w:tc>
              <w:tc>
                <w:tcPr>
                  <w:tcW w:w="1119" w:type="dxa"/>
                  <w:tcPrChange w:id="710" w:author="Seamus Murphy" w:date="2026-09-23T07:08:00Z" w16du:dateUtc="2026-09-23T14:08:00Z">
                    <w:tcPr>
                      <w:tcW w:w="1119" w:type="dxa"/>
                    </w:tcPr>
                  </w:tcPrChange>
                </w:tcPr>
                <w:p w14:paraId="199BEB93"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SE</w:t>
                  </w:r>
                </w:p>
              </w:tc>
              <w:tc>
                <w:tcPr>
                  <w:tcW w:w="1119" w:type="dxa"/>
                  <w:tcPrChange w:id="711" w:author="Seamus Murphy" w:date="2026-09-23T07:08:00Z" w16du:dateUtc="2026-09-23T14:08:00Z">
                    <w:tcPr>
                      <w:tcW w:w="1119" w:type="dxa"/>
                    </w:tcPr>
                  </w:tcPrChange>
                </w:tcPr>
                <w:p w14:paraId="0DA93395"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z</w:t>
                  </w:r>
                </w:p>
              </w:tc>
            </w:tr>
            <w:tr w:rsidR="000551C3" w14:paraId="0D0FEB34" w14:textId="77777777" w:rsidTr="000551C3">
              <w:trPr>
                <w:trHeight w:hRule="exact" w:val="340"/>
              </w:trPr>
              <w:tc>
                <w:tcPr>
                  <w:tcW w:w="5997" w:type="dxa"/>
                </w:tcPr>
                <w:p w14:paraId="5BEBDC08" w14:textId="77777777" w:rsidR="000551C3" w:rsidRDefault="0019230A">
                  <w:pPr>
                    <w:pStyle w:val="Compact"/>
                    <w:rPr>
                      <w:sz w:val="16"/>
                    </w:rPr>
                  </w:pPr>
                  <w:r>
                    <w:rPr>
                      <w:sz w:val="16"/>
                    </w:rPr>
                    <w:t>Stand basal area (m² ha⁻¹)</w:t>
                  </w:r>
                </w:p>
              </w:tc>
              <w:tc>
                <w:tcPr>
                  <w:tcW w:w="1119" w:type="dxa"/>
                </w:tcPr>
                <w:p w14:paraId="0264FA8C" w14:textId="77777777" w:rsidR="000551C3" w:rsidRDefault="0019230A">
                  <w:pPr>
                    <w:pStyle w:val="Compact"/>
                    <w:rPr>
                      <w:sz w:val="16"/>
                    </w:rPr>
                  </w:pPr>
                  <w:r>
                    <w:rPr>
                      <w:sz w:val="16"/>
                    </w:rPr>
                    <w:t>+0.430****</w:t>
                  </w:r>
                </w:p>
              </w:tc>
              <w:tc>
                <w:tcPr>
                  <w:tcW w:w="1119" w:type="dxa"/>
                </w:tcPr>
                <w:p w14:paraId="76EC85F4" w14:textId="77777777" w:rsidR="000551C3" w:rsidRDefault="0019230A">
                  <w:pPr>
                    <w:pStyle w:val="Compact"/>
                    <w:rPr>
                      <w:sz w:val="16"/>
                    </w:rPr>
                  </w:pPr>
                  <w:r>
                    <w:rPr>
                      <w:sz w:val="16"/>
                    </w:rPr>
                    <w:t>0.024</w:t>
                  </w:r>
                </w:p>
              </w:tc>
              <w:tc>
                <w:tcPr>
                  <w:tcW w:w="1119" w:type="dxa"/>
                </w:tcPr>
                <w:p w14:paraId="6ADBCB37" w14:textId="77777777" w:rsidR="000551C3" w:rsidRDefault="0019230A">
                  <w:pPr>
                    <w:pStyle w:val="Compact"/>
                    <w:rPr>
                      <w:sz w:val="16"/>
                    </w:rPr>
                  </w:pPr>
                  <w:r>
                    <w:rPr>
                      <w:sz w:val="16"/>
                    </w:rPr>
                    <w:t>18.20</w:t>
                  </w:r>
                </w:p>
              </w:tc>
            </w:tr>
            <w:tr w:rsidR="000551C3" w14:paraId="5ECBFB57" w14:textId="77777777" w:rsidTr="000551C3">
              <w:trPr>
                <w:trHeight w:hRule="exact" w:val="340"/>
              </w:trPr>
              <w:tc>
                <w:tcPr>
                  <w:tcW w:w="5997" w:type="dxa"/>
                </w:tcPr>
                <w:p w14:paraId="36BEE4DC" w14:textId="77777777" w:rsidR="000551C3" w:rsidRDefault="0019230A">
                  <w:pPr>
                    <w:pStyle w:val="Compact"/>
                    <w:rPr>
                      <w:sz w:val="16"/>
                    </w:rPr>
                  </w:pPr>
                  <w:r>
                    <w:rPr>
                      <w:sz w:val="16"/>
                    </w:rPr>
                    <w:t>Northness</w:t>
                  </w:r>
                </w:p>
              </w:tc>
              <w:tc>
                <w:tcPr>
                  <w:tcW w:w="1119" w:type="dxa"/>
                </w:tcPr>
                <w:p w14:paraId="545EA3E3" w14:textId="77777777" w:rsidR="000551C3" w:rsidRDefault="0019230A">
                  <w:pPr>
                    <w:pStyle w:val="Compact"/>
                    <w:rPr>
                      <w:sz w:val="16"/>
                    </w:rPr>
                  </w:pPr>
                  <w:r>
                    <w:rPr>
                      <w:sz w:val="16"/>
                    </w:rPr>
                    <w:t>+0.384****</w:t>
                  </w:r>
                </w:p>
              </w:tc>
              <w:tc>
                <w:tcPr>
                  <w:tcW w:w="1119" w:type="dxa"/>
                </w:tcPr>
                <w:p w14:paraId="4DC21EBF" w14:textId="77777777" w:rsidR="000551C3" w:rsidRDefault="0019230A">
                  <w:pPr>
                    <w:pStyle w:val="Compact"/>
                    <w:rPr>
                      <w:sz w:val="16"/>
                    </w:rPr>
                  </w:pPr>
                  <w:r>
                    <w:rPr>
                      <w:sz w:val="16"/>
                    </w:rPr>
                    <w:t>0.015</w:t>
                  </w:r>
                </w:p>
              </w:tc>
              <w:tc>
                <w:tcPr>
                  <w:tcW w:w="1119" w:type="dxa"/>
                </w:tcPr>
                <w:p w14:paraId="2B2252B7" w14:textId="77777777" w:rsidR="000551C3" w:rsidRDefault="0019230A">
                  <w:pPr>
                    <w:pStyle w:val="Compact"/>
                    <w:rPr>
                      <w:sz w:val="16"/>
                    </w:rPr>
                  </w:pPr>
                  <w:r>
                    <w:rPr>
                      <w:sz w:val="16"/>
                    </w:rPr>
                    <w:t>24.85</w:t>
                  </w:r>
                </w:p>
              </w:tc>
            </w:tr>
            <w:tr w:rsidR="000551C3" w14:paraId="36261B1E" w14:textId="77777777" w:rsidTr="000551C3">
              <w:trPr>
                <w:trHeight w:hRule="exact" w:val="340"/>
              </w:trPr>
              <w:tc>
                <w:tcPr>
                  <w:tcW w:w="5997" w:type="dxa"/>
                </w:tcPr>
                <w:p w14:paraId="52760FAC" w14:textId="77777777" w:rsidR="000551C3" w:rsidRDefault="0019230A">
                  <w:pPr>
                    <w:pStyle w:val="Compact"/>
                    <w:rPr>
                      <w:sz w:val="16"/>
                    </w:rPr>
                  </w:pPr>
                  <w:r>
                    <w:rPr>
                      <w:sz w:val="16"/>
                    </w:rPr>
                    <w:t>Elevation (m)</w:t>
                  </w:r>
                </w:p>
              </w:tc>
              <w:tc>
                <w:tcPr>
                  <w:tcW w:w="1119" w:type="dxa"/>
                </w:tcPr>
                <w:p w14:paraId="164415E0" w14:textId="77777777" w:rsidR="000551C3" w:rsidRDefault="0019230A">
                  <w:pPr>
                    <w:pStyle w:val="Compact"/>
                    <w:rPr>
                      <w:sz w:val="16"/>
                    </w:rPr>
                  </w:pPr>
                  <w:r>
                    <w:rPr>
                      <w:sz w:val="16"/>
                    </w:rPr>
                    <w:t>+0.381****</w:t>
                  </w:r>
                </w:p>
              </w:tc>
              <w:tc>
                <w:tcPr>
                  <w:tcW w:w="1119" w:type="dxa"/>
                </w:tcPr>
                <w:p w14:paraId="4D07E46D" w14:textId="77777777" w:rsidR="000551C3" w:rsidRDefault="0019230A">
                  <w:pPr>
                    <w:pStyle w:val="Compact"/>
                    <w:rPr>
                      <w:sz w:val="16"/>
                    </w:rPr>
                  </w:pPr>
                  <w:r>
                    <w:rPr>
                      <w:sz w:val="16"/>
                    </w:rPr>
                    <w:t>0.016</w:t>
                  </w:r>
                </w:p>
              </w:tc>
              <w:tc>
                <w:tcPr>
                  <w:tcW w:w="1119" w:type="dxa"/>
                </w:tcPr>
                <w:p w14:paraId="42D31053" w14:textId="77777777" w:rsidR="000551C3" w:rsidRDefault="0019230A">
                  <w:pPr>
                    <w:pStyle w:val="Compact"/>
                    <w:rPr>
                      <w:sz w:val="16"/>
                    </w:rPr>
                  </w:pPr>
                  <w:r>
                    <w:rPr>
                      <w:sz w:val="16"/>
                    </w:rPr>
                    <w:t>24.18</w:t>
                  </w:r>
                </w:p>
              </w:tc>
            </w:tr>
            <w:tr w:rsidR="000551C3" w14:paraId="605A78BF" w14:textId="77777777" w:rsidTr="000551C3">
              <w:trPr>
                <w:trHeight w:hRule="exact" w:val="340"/>
              </w:trPr>
              <w:tc>
                <w:tcPr>
                  <w:tcW w:w="5997" w:type="dxa"/>
                </w:tcPr>
                <w:p w14:paraId="6EEB1501" w14:textId="77777777" w:rsidR="000551C3" w:rsidRDefault="0019230A">
                  <w:pPr>
                    <w:pStyle w:val="Compact"/>
                    <w:rPr>
                      <w:sz w:val="16"/>
                    </w:rPr>
                  </w:pPr>
                  <w:r>
                    <w:rPr>
                      <w:sz w:val="16"/>
                    </w:rPr>
                    <w:t>Susceptible pine BA (m² ha⁻¹)</w:t>
                  </w:r>
                </w:p>
              </w:tc>
              <w:tc>
                <w:tcPr>
                  <w:tcW w:w="1119" w:type="dxa"/>
                </w:tcPr>
                <w:p w14:paraId="4B91AFAA" w14:textId="77777777" w:rsidR="000551C3" w:rsidRDefault="0019230A">
                  <w:pPr>
                    <w:pStyle w:val="Compact"/>
                    <w:rPr>
                      <w:sz w:val="16"/>
                    </w:rPr>
                  </w:pPr>
                  <w:r>
                    <w:rPr>
                      <w:sz w:val="16"/>
                    </w:rPr>
                    <w:t>+0.343****</w:t>
                  </w:r>
                </w:p>
              </w:tc>
              <w:tc>
                <w:tcPr>
                  <w:tcW w:w="1119" w:type="dxa"/>
                </w:tcPr>
                <w:p w14:paraId="2F0CE09B" w14:textId="77777777" w:rsidR="000551C3" w:rsidRDefault="0019230A">
                  <w:pPr>
                    <w:pStyle w:val="Compact"/>
                    <w:rPr>
                      <w:sz w:val="16"/>
                    </w:rPr>
                  </w:pPr>
                  <w:r>
                    <w:rPr>
                      <w:sz w:val="16"/>
                    </w:rPr>
                    <w:t>0.015</w:t>
                  </w:r>
                </w:p>
              </w:tc>
              <w:tc>
                <w:tcPr>
                  <w:tcW w:w="1119" w:type="dxa"/>
                </w:tcPr>
                <w:p w14:paraId="1C11579A" w14:textId="77777777" w:rsidR="000551C3" w:rsidRDefault="0019230A">
                  <w:pPr>
                    <w:pStyle w:val="Compact"/>
                    <w:rPr>
                      <w:sz w:val="16"/>
                    </w:rPr>
                  </w:pPr>
                  <w:r>
                    <w:rPr>
                      <w:sz w:val="16"/>
                    </w:rPr>
                    <w:t>23.65</w:t>
                  </w:r>
                </w:p>
              </w:tc>
            </w:tr>
            <w:tr w:rsidR="000551C3" w14:paraId="09C2451D" w14:textId="77777777" w:rsidTr="000551C3">
              <w:trPr>
                <w:trHeight w:hRule="exact" w:val="340"/>
              </w:trPr>
              <w:tc>
                <w:tcPr>
                  <w:tcW w:w="5997" w:type="dxa"/>
                </w:tcPr>
                <w:p w14:paraId="09D7345F" w14:textId="77777777" w:rsidR="000551C3" w:rsidRDefault="0019230A">
                  <w:pPr>
                    <w:pStyle w:val="Compact"/>
                    <w:rPr>
                      <w:sz w:val="16"/>
                    </w:rPr>
                  </w:pPr>
                  <w:r>
                    <w:rPr>
                      <w:sz w:val="16"/>
                    </w:rPr>
                    <w:t>Quadratic mean diameter (cm)</w:t>
                  </w:r>
                </w:p>
              </w:tc>
              <w:tc>
                <w:tcPr>
                  <w:tcW w:w="1119" w:type="dxa"/>
                </w:tcPr>
                <w:p w14:paraId="2000D317" w14:textId="77777777" w:rsidR="000551C3" w:rsidRDefault="0019230A">
                  <w:pPr>
                    <w:pStyle w:val="Compact"/>
                    <w:rPr>
                      <w:sz w:val="16"/>
                    </w:rPr>
                  </w:pPr>
                  <w:r>
                    <w:rPr>
                      <w:sz w:val="16"/>
                    </w:rPr>
                    <w:t>-0.341****</w:t>
                  </w:r>
                </w:p>
              </w:tc>
              <w:tc>
                <w:tcPr>
                  <w:tcW w:w="1119" w:type="dxa"/>
                </w:tcPr>
                <w:p w14:paraId="5AAEE422" w14:textId="77777777" w:rsidR="000551C3" w:rsidRDefault="0019230A">
                  <w:pPr>
                    <w:pStyle w:val="Compact"/>
                    <w:rPr>
                      <w:sz w:val="16"/>
                    </w:rPr>
                  </w:pPr>
                  <w:r>
                    <w:rPr>
                      <w:sz w:val="16"/>
                    </w:rPr>
                    <w:t>0.022</w:t>
                  </w:r>
                </w:p>
              </w:tc>
              <w:tc>
                <w:tcPr>
                  <w:tcW w:w="1119" w:type="dxa"/>
                </w:tcPr>
                <w:p w14:paraId="0272D0D6" w14:textId="77777777" w:rsidR="000551C3" w:rsidRDefault="0019230A">
                  <w:pPr>
                    <w:pStyle w:val="Compact"/>
                    <w:rPr>
                      <w:sz w:val="16"/>
                    </w:rPr>
                  </w:pPr>
                  <w:r>
                    <w:rPr>
                      <w:sz w:val="16"/>
                    </w:rPr>
                    <w:t>-15.37</w:t>
                  </w:r>
                </w:p>
              </w:tc>
            </w:tr>
            <w:tr w:rsidR="000551C3" w14:paraId="5C0E6F5E" w14:textId="77777777" w:rsidTr="000551C3">
              <w:trPr>
                <w:trHeight w:hRule="exact" w:val="340"/>
              </w:trPr>
              <w:tc>
                <w:tcPr>
                  <w:tcW w:w="5997" w:type="dxa"/>
                </w:tcPr>
                <w:p w14:paraId="7CE212D2" w14:textId="77777777" w:rsidR="000551C3" w:rsidRDefault="0019230A">
                  <w:pPr>
                    <w:pStyle w:val="Compact"/>
                    <w:rPr>
                      <w:sz w:val="16"/>
                    </w:rPr>
                  </w:pPr>
                  <w:r>
                    <w:rPr>
                      <w:sz w:val="16"/>
                    </w:rPr>
                    <w:t>Flight-window direct radiation (kWh/m2)</w:t>
                  </w:r>
                </w:p>
              </w:tc>
              <w:tc>
                <w:tcPr>
                  <w:tcW w:w="1119" w:type="dxa"/>
                </w:tcPr>
                <w:p w14:paraId="07F8F659" w14:textId="77777777" w:rsidR="000551C3" w:rsidRDefault="0019230A">
                  <w:pPr>
                    <w:pStyle w:val="Compact"/>
                    <w:rPr>
                      <w:sz w:val="16"/>
                    </w:rPr>
                  </w:pPr>
                  <w:r>
                    <w:rPr>
                      <w:sz w:val="16"/>
                    </w:rPr>
                    <w:t>+0.319****</w:t>
                  </w:r>
                </w:p>
              </w:tc>
              <w:tc>
                <w:tcPr>
                  <w:tcW w:w="1119" w:type="dxa"/>
                </w:tcPr>
                <w:p w14:paraId="750F6675" w14:textId="77777777" w:rsidR="000551C3" w:rsidRDefault="0019230A">
                  <w:pPr>
                    <w:pStyle w:val="Compact"/>
                    <w:rPr>
                      <w:sz w:val="16"/>
                    </w:rPr>
                  </w:pPr>
                  <w:r>
                    <w:rPr>
                      <w:sz w:val="16"/>
                    </w:rPr>
                    <w:t>0.023</w:t>
                  </w:r>
                </w:p>
              </w:tc>
              <w:tc>
                <w:tcPr>
                  <w:tcW w:w="1119" w:type="dxa"/>
                </w:tcPr>
                <w:p w14:paraId="6ADA8432" w14:textId="77777777" w:rsidR="000551C3" w:rsidRDefault="0019230A">
                  <w:pPr>
                    <w:pStyle w:val="Compact"/>
                    <w:rPr>
                      <w:sz w:val="16"/>
                    </w:rPr>
                  </w:pPr>
                  <w:r>
                    <w:rPr>
                      <w:sz w:val="16"/>
                    </w:rPr>
                    <w:t>13.98</w:t>
                  </w:r>
                </w:p>
              </w:tc>
            </w:tr>
            <w:tr w:rsidR="000551C3" w14:paraId="03434125" w14:textId="77777777" w:rsidTr="000551C3">
              <w:trPr>
                <w:trHeight w:hRule="exact" w:val="340"/>
              </w:trPr>
              <w:tc>
                <w:tcPr>
                  <w:tcW w:w="5997" w:type="dxa"/>
                </w:tcPr>
                <w:p w14:paraId="30D35712" w14:textId="77777777" w:rsidR="000551C3" w:rsidRDefault="0019230A">
                  <w:pPr>
                    <w:pStyle w:val="Compact"/>
                    <w:rPr>
                      <w:sz w:val="16"/>
                    </w:rPr>
                  </w:pPr>
                  <w:r>
                    <w:rPr>
                      <w:sz w:val="16"/>
                    </w:rPr>
                    <w:t>July mean wind (km/h)</w:t>
                  </w:r>
                </w:p>
              </w:tc>
              <w:tc>
                <w:tcPr>
                  <w:tcW w:w="1119" w:type="dxa"/>
                </w:tcPr>
                <w:p w14:paraId="36C012EC" w14:textId="77777777" w:rsidR="000551C3" w:rsidRDefault="0019230A">
                  <w:pPr>
                    <w:pStyle w:val="Compact"/>
                    <w:rPr>
                      <w:sz w:val="16"/>
                    </w:rPr>
                  </w:pPr>
                  <w:r>
                    <w:rPr>
                      <w:sz w:val="16"/>
                    </w:rPr>
                    <w:t>+0.286****</w:t>
                  </w:r>
                </w:p>
              </w:tc>
              <w:tc>
                <w:tcPr>
                  <w:tcW w:w="1119" w:type="dxa"/>
                </w:tcPr>
                <w:p w14:paraId="01A2C938" w14:textId="77777777" w:rsidR="000551C3" w:rsidRDefault="0019230A">
                  <w:pPr>
                    <w:pStyle w:val="Compact"/>
                    <w:rPr>
                      <w:sz w:val="16"/>
                    </w:rPr>
                  </w:pPr>
                  <w:r>
                    <w:rPr>
                      <w:sz w:val="16"/>
                    </w:rPr>
                    <w:t>0.014</w:t>
                  </w:r>
                </w:p>
              </w:tc>
              <w:tc>
                <w:tcPr>
                  <w:tcW w:w="1119" w:type="dxa"/>
                </w:tcPr>
                <w:p w14:paraId="5D0E28E2" w14:textId="77777777" w:rsidR="000551C3" w:rsidRDefault="0019230A">
                  <w:pPr>
                    <w:pStyle w:val="Compact"/>
                    <w:rPr>
                      <w:sz w:val="16"/>
                    </w:rPr>
                  </w:pPr>
                  <w:r>
                    <w:rPr>
                      <w:sz w:val="16"/>
                    </w:rPr>
                    <w:t>20.95</w:t>
                  </w:r>
                </w:p>
              </w:tc>
            </w:tr>
            <w:tr w:rsidR="000551C3" w14:paraId="27570583" w14:textId="77777777" w:rsidTr="000551C3">
              <w:trPr>
                <w:trHeight w:hRule="exact" w:val="340"/>
              </w:trPr>
              <w:tc>
                <w:tcPr>
                  <w:tcW w:w="5997" w:type="dxa"/>
                </w:tcPr>
                <w:p w14:paraId="4626DB9E" w14:textId="77777777" w:rsidR="000551C3" w:rsidRDefault="0019230A">
                  <w:pPr>
                    <w:pStyle w:val="Compact"/>
                    <w:rPr>
                      <w:sz w:val="16"/>
                    </w:rPr>
                  </w:pPr>
                  <w:r>
                    <w:rPr>
                      <w:sz w:val="16"/>
                    </w:rPr>
                    <w:t>Sky view factor</w:t>
                  </w:r>
                </w:p>
              </w:tc>
              <w:tc>
                <w:tcPr>
                  <w:tcW w:w="1119" w:type="dxa"/>
                </w:tcPr>
                <w:p w14:paraId="5BC41890" w14:textId="77777777" w:rsidR="000551C3" w:rsidRDefault="0019230A">
                  <w:pPr>
                    <w:pStyle w:val="Compact"/>
                    <w:rPr>
                      <w:sz w:val="16"/>
                    </w:rPr>
                  </w:pPr>
                  <w:r>
                    <w:rPr>
                      <w:sz w:val="16"/>
                    </w:rPr>
                    <w:t>+0.285****</w:t>
                  </w:r>
                </w:p>
              </w:tc>
              <w:tc>
                <w:tcPr>
                  <w:tcW w:w="1119" w:type="dxa"/>
                </w:tcPr>
                <w:p w14:paraId="0CEF26D4" w14:textId="77777777" w:rsidR="000551C3" w:rsidRDefault="0019230A">
                  <w:pPr>
                    <w:pStyle w:val="Compact"/>
                    <w:rPr>
                      <w:sz w:val="16"/>
                    </w:rPr>
                  </w:pPr>
                  <w:r>
                    <w:rPr>
                      <w:sz w:val="16"/>
                    </w:rPr>
                    <w:t>0.023</w:t>
                  </w:r>
                </w:p>
              </w:tc>
              <w:tc>
                <w:tcPr>
                  <w:tcW w:w="1119" w:type="dxa"/>
                </w:tcPr>
                <w:p w14:paraId="4DB156AD" w14:textId="77777777" w:rsidR="000551C3" w:rsidRDefault="0019230A">
                  <w:pPr>
                    <w:pStyle w:val="Compact"/>
                    <w:rPr>
                      <w:sz w:val="16"/>
                    </w:rPr>
                  </w:pPr>
                  <w:r>
                    <w:rPr>
                      <w:sz w:val="16"/>
                    </w:rPr>
                    <w:t>12.60</w:t>
                  </w:r>
                </w:p>
              </w:tc>
            </w:tr>
            <w:tr w:rsidR="000551C3" w14:paraId="2C616BEA" w14:textId="77777777" w:rsidTr="000551C3">
              <w:trPr>
                <w:trHeight w:hRule="exact" w:val="340"/>
              </w:trPr>
              <w:tc>
                <w:tcPr>
                  <w:tcW w:w="5997" w:type="dxa"/>
                </w:tcPr>
                <w:p w14:paraId="507B4430" w14:textId="77777777" w:rsidR="000551C3" w:rsidRDefault="0019230A">
                  <w:pPr>
                    <w:pStyle w:val="Compact"/>
                    <w:rPr>
                      <w:sz w:val="16"/>
                    </w:rPr>
                  </w:pPr>
                  <w:r>
                    <w:rPr>
                      <w:sz w:val="16"/>
                    </w:rPr>
                    <w:t>Wind shelter index</w:t>
                  </w:r>
                </w:p>
              </w:tc>
              <w:tc>
                <w:tcPr>
                  <w:tcW w:w="1119" w:type="dxa"/>
                </w:tcPr>
                <w:p w14:paraId="23F3B7DC" w14:textId="77777777" w:rsidR="000551C3" w:rsidRDefault="0019230A">
                  <w:pPr>
                    <w:pStyle w:val="Compact"/>
                    <w:rPr>
                      <w:sz w:val="16"/>
                    </w:rPr>
                  </w:pPr>
                  <w:r>
                    <w:rPr>
                      <w:sz w:val="16"/>
                    </w:rPr>
                    <w:t>-0.267****</w:t>
                  </w:r>
                </w:p>
              </w:tc>
              <w:tc>
                <w:tcPr>
                  <w:tcW w:w="1119" w:type="dxa"/>
                </w:tcPr>
                <w:p w14:paraId="57E14544" w14:textId="77777777" w:rsidR="000551C3" w:rsidRDefault="0019230A">
                  <w:pPr>
                    <w:pStyle w:val="Compact"/>
                    <w:rPr>
                      <w:sz w:val="16"/>
                    </w:rPr>
                  </w:pPr>
                  <w:r>
                    <w:rPr>
                      <w:sz w:val="16"/>
                    </w:rPr>
                    <w:t>0.021</w:t>
                  </w:r>
                </w:p>
              </w:tc>
              <w:tc>
                <w:tcPr>
                  <w:tcW w:w="1119" w:type="dxa"/>
                </w:tcPr>
                <w:p w14:paraId="782B3371" w14:textId="77777777" w:rsidR="000551C3" w:rsidRDefault="0019230A">
                  <w:pPr>
                    <w:pStyle w:val="Compact"/>
                    <w:rPr>
                      <w:sz w:val="16"/>
                    </w:rPr>
                  </w:pPr>
                  <w:r>
                    <w:rPr>
                      <w:sz w:val="16"/>
                    </w:rPr>
                    <w:t>-12.48</w:t>
                  </w:r>
                </w:p>
              </w:tc>
            </w:tr>
            <w:tr w:rsidR="000551C3" w14:paraId="671CF176" w14:textId="77777777" w:rsidTr="000551C3">
              <w:trPr>
                <w:trHeight w:hRule="exact" w:val="340"/>
              </w:trPr>
              <w:tc>
                <w:tcPr>
                  <w:tcW w:w="5997" w:type="dxa"/>
                </w:tcPr>
                <w:p w14:paraId="3075BF35" w14:textId="77777777" w:rsidR="000551C3" w:rsidRDefault="0019230A">
                  <w:pPr>
                    <w:pStyle w:val="Compact"/>
                    <w:rPr>
                      <w:sz w:val="16"/>
                    </w:rPr>
                  </w:pPr>
                  <w:r>
                    <w:rPr>
                      <w:sz w:val="16"/>
                    </w:rPr>
                    <w:t>Stand age (years)</w:t>
                  </w:r>
                </w:p>
              </w:tc>
              <w:tc>
                <w:tcPr>
                  <w:tcW w:w="1119" w:type="dxa"/>
                </w:tcPr>
                <w:p w14:paraId="30352DDF" w14:textId="77777777" w:rsidR="000551C3" w:rsidRDefault="0019230A">
                  <w:pPr>
                    <w:pStyle w:val="Compact"/>
                    <w:rPr>
                      <w:sz w:val="16"/>
                    </w:rPr>
                  </w:pPr>
                  <w:r>
                    <w:rPr>
                      <w:sz w:val="16"/>
                    </w:rPr>
                    <w:t>+0.201****</w:t>
                  </w:r>
                </w:p>
              </w:tc>
              <w:tc>
                <w:tcPr>
                  <w:tcW w:w="1119" w:type="dxa"/>
                </w:tcPr>
                <w:p w14:paraId="032D80C8" w14:textId="77777777" w:rsidR="000551C3" w:rsidRDefault="0019230A">
                  <w:pPr>
                    <w:pStyle w:val="Compact"/>
                    <w:rPr>
                      <w:sz w:val="16"/>
                    </w:rPr>
                  </w:pPr>
                  <w:r>
                    <w:rPr>
                      <w:sz w:val="16"/>
                    </w:rPr>
                    <w:t>0.018</w:t>
                  </w:r>
                </w:p>
              </w:tc>
              <w:tc>
                <w:tcPr>
                  <w:tcW w:w="1119" w:type="dxa"/>
                </w:tcPr>
                <w:p w14:paraId="03B2380D" w14:textId="77777777" w:rsidR="000551C3" w:rsidRDefault="0019230A">
                  <w:pPr>
                    <w:pStyle w:val="Compact"/>
                    <w:rPr>
                      <w:sz w:val="16"/>
                    </w:rPr>
                  </w:pPr>
                  <w:r>
                    <w:rPr>
                      <w:sz w:val="16"/>
                    </w:rPr>
                    <w:t>11.31</w:t>
                  </w:r>
                </w:p>
              </w:tc>
            </w:tr>
            <w:tr w:rsidR="000551C3" w14:paraId="4D7C39E8" w14:textId="77777777" w:rsidTr="000551C3">
              <w:trPr>
                <w:trHeight w:hRule="exact" w:val="340"/>
              </w:trPr>
              <w:tc>
                <w:tcPr>
                  <w:tcW w:w="5997" w:type="dxa"/>
                </w:tcPr>
                <w:p w14:paraId="5C68292E" w14:textId="77777777" w:rsidR="000551C3" w:rsidRDefault="0019230A">
                  <w:pPr>
                    <w:pStyle w:val="Compact"/>
                    <w:rPr>
                      <w:sz w:val="16"/>
                    </w:rPr>
                  </w:pPr>
                  <w:r>
                    <w:rPr>
                      <w:sz w:val="16"/>
                    </w:rPr>
                    <w:t>Convergence index</w:t>
                  </w:r>
                </w:p>
              </w:tc>
              <w:tc>
                <w:tcPr>
                  <w:tcW w:w="1119" w:type="dxa"/>
                </w:tcPr>
                <w:p w14:paraId="2300C2CC" w14:textId="77777777" w:rsidR="000551C3" w:rsidRDefault="0019230A">
                  <w:pPr>
                    <w:pStyle w:val="Compact"/>
                    <w:rPr>
                      <w:sz w:val="16"/>
                    </w:rPr>
                  </w:pPr>
                  <w:r>
                    <w:rPr>
                      <w:sz w:val="16"/>
                    </w:rPr>
                    <w:t>-0.077****</w:t>
                  </w:r>
                </w:p>
              </w:tc>
              <w:tc>
                <w:tcPr>
                  <w:tcW w:w="1119" w:type="dxa"/>
                </w:tcPr>
                <w:p w14:paraId="6F3DD3F7" w14:textId="77777777" w:rsidR="000551C3" w:rsidRDefault="0019230A">
                  <w:pPr>
                    <w:pStyle w:val="Compact"/>
                    <w:rPr>
                      <w:sz w:val="16"/>
                    </w:rPr>
                  </w:pPr>
                  <w:r>
                    <w:rPr>
                      <w:sz w:val="16"/>
                    </w:rPr>
                    <w:t>0.015</w:t>
                  </w:r>
                </w:p>
              </w:tc>
              <w:tc>
                <w:tcPr>
                  <w:tcW w:w="1119" w:type="dxa"/>
                </w:tcPr>
                <w:p w14:paraId="31F98BFD" w14:textId="77777777" w:rsidR="000551C3" w:rsidRDefault="0019230A">
                  <w:pPr>
                    <w:pStyle w:val="Compact"/>
                    <w:rPr>
                      <w:sz w:val="16"/>
                    </w:rPr>
                  </w:pPr>
                  <w:r>
                    <w:rPr>
                      <w:sz w:val="16"/>
                    </w:rPr>
                    <w:t>-5.07</w:t>
                  </w:r>
                </w:p>
              </w:tc>
            </w:tr>
            <w:tr w:rsidR="000551C3" w14:paraId="19C7E9DF" w14:textId="77777777" w:rsidTr="000551C3">
              <w:trPr>
                <w:trHeight w:hRule="exact" w:val="340"/>
              </w:trPr>
              <w:tc>
                <w:tcPr>
                  <w:tcW w:w="5997" w:type="dxa"/>
                </w:tcPr>
                <w:p w14:paraId="31C660AF" w14:textId="77777777" w:rsidR="000551C3" w:rsidRDefault="0019230A">
                  <w:pPr>
                    <w:pStyle w:val="Compact"/>
                    <w:rPr>
                      <w:sz w:val="16"/>
                    </w:rPr>
                  </w:pPr>
                  <w:r>
                    <w:rPr>
                      <w:sz w:val="16"/>
                    </w:rPr>
                    <w:t>Stand basal area x July mean wind</w:t>
                  </w:r>
                </w:p>
              </w:tc>
              <w:tc>
                <w:tcPr>
                  <w:tcW w:w="1119" w:type="dxa"/>
                </w:tcPr>
                <w:p w14:paraId="2277E687" w14:textId="77777777" w:rsidR="000551C3" w:rsidRDefault="0019230A">
                  <w:pPr>
                    <w:pStyle w:val="Compact"/>
                    <w:rPr>
                      <w:sz w:val="16"/>
                    </w:rPr>
                  </w:pPr>
                  <w:r>
                    <w:rPr>
                      <w:sz w:val="16"/>
                    </w:rPr>
                    <w:t>-0.077****</w:t>
                  </w:r>
                </w:p>
              </w:tc>
              <w:tc>
                <w:tcPr>
                  <w:tcW w:w="1119" w:type="dxa"/>
                </w:tcPr>
                <w:p w14:paraId="6CD3916C" w14:textId="77777777" w:rsidR="000551C3" w:rsidRDefault="0019230A">
                  <w:pPr>
                    <w:pStyle w:val="Compact"/>
                    <w:rPr>
                      <w:sz w:val="16"/>
                    </w:rPr>
                  </w:pPr>
                  <w:r>
                    <w:rPr>
                      <w:sz w:val="16"/>
                    </w:rPr>
                    <w:t>0.016</w:t>
                  </w:r>
                </w:p>
              </w:tc>
              <w:tc>
                <w:tcPr>
                  <w:tcW w:w="1119" w:type="dxa"/>
                </w:tcPr>
                <w:p w14:paraId="0B7EC7E9" w14:textId="77777777" w:rsidR="000551C3" w:rsidRDefault="0019230A">
                  <w:pPr>
                    <w:pStyle w:val="Compact"/>
                    <w:rPr>
                      <w:sz w:val="16"/>
                    </w:rPr>
                  </w:pPr>
                  <w:r>
                    <w:rPr>
                      <w:sz w:val="16"/>
                    </w:rPr>
                    <w:t>-4.81</w:t>
                  </w:r>
                </w:p>
              </w:tc>
            </w:tr>
            <w:tr w:rsidR="000551C3" w14:paraId="30B23EC6" w14:textId="77777777" w:rsidTr="000551C3">
              <w:trPr>
                <w:trHeight w:hRule="exact" w:val="340"/>
              </w:trPr>
              <w:tc>
                <w:tcPr>
                  <w:tcW w:w="5997" w:type="dxa"/>
                </w:tcPr>
                <w:p w14:paraId="2563DAA4" w14:textId="77777777" w:rsidR="000551C3" w:rsidRDefault="0019230A">
                  <w:pPr>
                    <w:pStyle w:val="Compact"/>
                    <w:rPr>
                      <w:sz w:val="16"/>
                    </w:rPr>
                  </w:pPr>
                  <w:r>
                    <w:rPr>
                      <w:sz w:val="16"/>
                    </w:rPr>
                    <w:t>Stand basal area x Flight-window direct radiation</w:t>
                  </w:r>
                </w:p>
              </w:tc>
              <w:tc>
                <w:tcPr>
                  <w:tcW w:w="1119" w:type="dxa"/>
                </w:tcPr>
                <w:p w14:paraId="02C79C20" w14:textId="77777777" w:rsidR="000551C3" w:rsidRDefault="0019230A">
                  <w:pPr>
                    <w:pStyle w:val="Compact"/>
                    <w:rPr>
                      <w:sz w:val="16"/>
                    </w:rPr>
                  </w:pPr>
                  <w:r>
                    <w:rPr>
                      <w:sz w:val="16"/>
                    </w:rPr>
                    <w:t>+0.073***</w:t>
                  </w:r>
                </w:p>
              </w:tc>
              <w:tc>
                <w:tcPr>
                  <w:tcW w:w="1119" w:type="dxa"/>
                </w:tcPr>
                <w:p w14:paraId="3EBD233C" w14:textId="77777777" w:rsidR="000551C3" w:rsidRDefault="0019230A">
                  <w:pPr>
                    <w:pStyle w:val="Compact"/>
                    <w:rPr>
                      <w:sz w:val="16"/>
                    </w:rPr>
                  </w:pPr>
                  <w:r>
                    <w:rPr>
                      <w:sz w:val="16"/>
                    </w:rPr>
                    <w:t>0.020</w:t>
                  </w:r>
                </w:p>
              </w:tc>
              <w:tc>
                <w:tcPr>
                  <w:tcW w:w="1119" w:type="dxa"/>
                </w:tcPr>
                <w:p w14:paraId="78FD83B2" w14:textId="77777777" w:rsidR="000551C3" w:rsidRDefault="0019230A">
                  <w:pPr>
                    <w:pStyle w:val="Compact"/>
                    <w:rPr>
                      <w:sz w:val="16"/>
                    </w:rPr>
                  </w:pPr>
                  <w:r>
                    <w:rPr>
                      <w:sz w:val="16"/>
                    </w:rPr>
                    <w:t>3.58</w:t>
                  </w:r>
                </w:p>
              </w:tc>
            </w:tr>
            <w:tr w:rsidR="000551C3" w14:paraId="2696E343" w14:textId="77777777" w:rsidTr="000551C3">
              <w:trPr>
                <w:trHeight w:hRule="exact" w:val="340"/>
              </w:trPr>
              <w:tc>
                <w:tcPr>
                  <w:tcW w:w="5997" w:type="dxa"/>
                </w:tcPr>
                <w:p w14:paraId="411EF631" w14:textId="77777777" w:rsidR="000551C3" w:rsidRDefault="0019230A">
                  <w:pPr>
                    <w:pStyle w:val="Compact"/>
                    <w:rPr>
                      <w:sz w:val="16"/>
                    </w:rPr>
                  </w:pPr>
                  <w:r>
                    <w:rPr>
                      <w:sz w:val="16"/>
                    </w:rPr>
                    <w:t>Profile curvature</w:t>
                  </w:r>
                </w:p>
              </w:tc>
              <w:tc>
                <w:tcPr>
                  <w:tcW w:w="1119" w:type="dxa"/>
                </w:tcPr>
                <w:p w14:paraId="5BD77B7C" w14:textId="77777777" w:rsidR="000551C3" w:rsidRDefault="0019230A">
                  <w:pPr>
                    <w:pStyle w:val="Compact"/>
                    <w:rPr>
                      <w:sz w:val="16"/>
                    </w:rPr>
                  </w:pPr>
                  <w:r>
                    <w:rPr>
                      <w:sz w:val="16"/>
                    </w:rPr>
                    <w:t>-0.059****</w:t>
                  </w:r>
                </w:p>
              </w:tc>
              <w:tc>
                <w:tcPr>
                  <w:tcW w:w="1119" w:type="dxa"/>
                </w:tcPr>
                <w:p w14:paraId="74A91B09" w14:textId="77777777" w:rsidR="000551C3" w:rsidRDefault="0019230A">
                  <w:pPr>
                    <w:pStyle w:val="Compact"/>
                    <w:rPr>
                      <w:sz w:val="16"/>
                    </w:rPr>
                  </w:pPr>
                  <w:r>
                    <w:rPr>
                      <w:sz w:val="16"/>
                    </w:rPr>
                    <w:t>0.014</w:t>
                  </w:r>
                </w:p>
              </w:tc>
              <w:tc>
                <w:tcPr>
                  <w:tcW w:w="1119" w:type="dxa"/>
                </w:tcPr>
                <w:p w14:paraId="167F240E" w14:textId="77777777" w:rsidR="000551C3" w:rsidRDefault="0019230A">
                  <w:pPr>
                    <w:pStyle w:val="Compact"/>
                    <w:rPr>
                      <w:sz w:val="16"/>
                    </w:rPr>
                  </w:pPr>
                  <w:r>
                    <w:rPr>
                      <w:sz w:val="16"/>
                    </w:rPr>
                    <w:t>-4.10</w:t>
                  </w:r>
                </w:p>
              </w:tc>
            </w:tr>
            <w:tr w:rsidR="000551C3" w14:paraId="443502F3" w14:textId="77777777" w:rsidTr="000551C3">
              <w:trPr>
                <w:trHeight w:hRule="exact" w:val="340"/>
              </w:trPr>
              <w:tc>
                <w:tcPr>
                  <w:tcW w:w="5997" w:type="dxa"/>
                </w:tcPr>
                <w:p w14:paraId="05994155" w14:textId="77777777" w:rsidR="000551C3" w:rsidRDefault="0019230A">
                  <w:pPr>
                    <w:pStyle w:val="Compact"/>
                    <w:rPr>
                      <w:sz w:val="16"/>
                    </w:rPr>
                  </w:pPr>
                  <w:r>
                    <w:rPr>
                      <w:sz w:val="16"/>
                    </w:rPr>
                    <w:t>June mean wind (km/h)</w:t>
                  </w:r>
                </w:p>
              </w:tc>
              <w:tc>
                <w:tcPr>
                  <w:tcW w:w="1119" w:type="dxa"/>
                </w:tcPr>
                <w:p w14:paraId="636C1200" w14:textId="77777777" w:rsidR="000551C3" w:rsidRDefault="0019230A">
                  <w:pPr>
                    <w:pStyle w:val="Compact"/>
                    <w:rPr>
                      <w:sz w:val="16"/>
                    </w:rPr>
                  </w:pPr>
                  <w:r>
                    <w:rPr>
                      <w:sz w:val="16"/>
                    </w:rPr>
                    <w:t>+0.030*</w:t>
                  </w:r>
                </w:p>
              </w:tc>
              <w:tc>
                <w:tcPr>
                  <w:tcW w:w="1119" w:type="dxa"/>
                </w:tcPr>
                <w:p w14:paraId="43FB65B6" w14:textId="77777777" w:rsidR="000551C3" w:rsidRDefault="0019230A">
                  <w:pPr>
                    <w:pStyle w:val="Compact"/>
                    <w:rPr>
                      <w:sz w:val="16"/>
                    </w:rPr>
                  </w:pPr>
                  <w:r>
                    <w:rPr>
                      <w:sz w:val="16"/>
                    </w:rPr>
                    <w:t>0.014</w:t>
                  </w:r>
                </w:p>
              </w:tc>
              <w:tc>
                <w:tcPr>
                  <w:tcW w:w="1119" w:type="dxa"/>
                </w:tcPr>
                <w:p w14:paraId="1E79DD8C" w14:textId="77777777" w:rsidR="000551C3" w:rsidRDefault="0019230A">
                  <w:pPr>
                    <w:pStyle w:val="Compact"/>
                    <w:rPr>
                      <w:sz w:val="16"/>
                    </w:rPr>
                  </w:pPr>
                  <w:r>
                    <w:rPr>
                      <w:sz w:val="16"/>
                    </w:rPr>
                    <w:t>2.20</w:t>
                  </w:r>
                </w:p>
              </w:tc>
            </w:tr>
            <w:tr w:rsidR="000551C3" w14:paraId="30697A11" w14:textId="77777777" w:rsidTr="000551C3">
              <w:trPr>
                <w:trHeight w:hRule="exact" w:val="340"/>
              </w:trPr>
              <w:tc>
                <w:tcPr>
                  <w:tcW w:w="5997" w:type="dxa"/>
                </w:tcPr>
                <w:p w14:paraId="40BEFBDE" w14:textId="77777777" w:rsidR="000551C3" w:rsidRDefault="0019230A">
                  <w:pPr>
                    <w:pStyle w:val="Compact"/>
                    <w:rPr>
                      <w:sz w:val="16"/>
                    </w:rPr>
                  </w:pPr>
                  <w:r>
                    <w:rPr>
                      <w:sz w:val="16"/>
                    </w:rPr>
                    <w:t>Stand basal area x Wind shelter index</w:t>
                  </w:r>
                </w:p>
              </w:tc>
              <w:tc>
                <w:tcPr>
                  <w:tcW w:w="1119" w:type="dxa"/>
                </w:tcPr>
                <w:p w14:paraId="79D15A72" w14:textId="77777777" w:rsidR="000551C3" w:rsidRDefault="0019230A">
                  <w:pPr>
                    <w:pStyle w:val="Compact"/>
                    <w:rPr>
                      <w:sz w:val="16"/>
                    </w:rPr>
                  </w:pPr>
                  <w:r>
                    <w:rPr>
                      <w:sz w:val="16"/>
                    </w:rPr>
                    <w:t>+0.023</w:t>
                  </w:r>
                </w:p>
              </w:tc>
              <w:tc>
                <w:tcPr>
                  <w:tcW w:w="1119" w:type="dxa"/>
                </w:tcPr>
                <w:p w14:paraId="6F87CFB5" w14:textId="77777777" w:rsidR="000551C3" w:rsidRDefault="0019230A">
                  <w:pPr>
                    <w:pStyle w:val="Compact"/>
                    <w:rPr>
                      <w:sz w:val="16"/>
                    </w:rPr>
                  </w:pPr>
                  <w:r>
                    <w:rPr>
                      <w:sz w:val="16"/>
                    </w:rPr>
                    <w:t>0.025</w:t>
                  </w:r>
                </w:p>
              </w:tc>
              <w:tc>
                <w:tcPr>
                  <w:tcW w:w="1119" w:type="dxa"/>
                </w:tcPr>
                <w:p w14:paraId="48383C2E" w14:textId="77777777" w:rsidR="000551C3" w:rsidRDefault="0019230A">
                  <w:pPr>
                    <w:pStyle w:val="Compact"/>
                    <w:rPr>
                      <w:sz w:val="16"/>
                    </w:rPr>
                  </w:pPr>
                  <w:r>
                    <w:rPr>
                      <w:sz w:val="16"/>
                    </w:rPr>
                    <w:t>0.89</w:t>
                  </w:r>
                </w:p>
              </w:tc>
            </w:tr>
            <w:tr w:rsidR="000551C3" w14:paraId="71C5461F" w14:textId="77777777" w:rsidTr="000551C3">
              <w:trPr>
                <w:trHeight w:hRule="exact" w:val="340"/>
              </w:trPr>
              <w:tc>
                <w:tcPr>
                  <w:tcW w:w="5997" w:type="dxa"/>
                </w:tcPr>
                <w:p w14:paraId="597CB158" w14:textId="77777777" w:rsidR="000551C3" w:rsidRDefault="0019230A">
                  <w:pPr>
                    <w:pStyle w:val="Compact"/>
                    <w:rPr>
                      <w:sz w:val="16"/>
                    </w:rPr>
                  </w:pPr>
                  <w:r>
                    <w:rPr>
                      <w:sz w:val="16"/>
                    </w:rPr>
                    <w:t>Topographic position index</w:t>
                  </w:r>
                </w:p>
              </w:tc>
              <w:tc>
                <w:tcPr>
                  <w:tcW w:w="1119" w:type="dxa"/>
                </w:tcPr>
                <w:p w14:paraId="1FAC6EA3" w14:textId="77777777" w:rsidR="000551C3" w:rsidRDefault="0019230A">
                  <w:pPr>
                    <w:pStyle w:val="Compact"/>
                    <w:rPr>
                      <w:sz w:val="16"/>
                    </w:rPr>
                  </w:pPr>
                  <w:r>
                    <w:rPr>
                      <w:sz w:val="16"/>
                    </w:rPr>
                    <w:t>-0.015</w:t>
                  </w:r>
                </w:p>
              </w:tc>
              <w:tc>
                <w:tcPr>
                  <w:tcW w:w="1119" w:type="dxa"/>
                </w:tcPr>
                <w:p w14:paraId="351D2BBF" w14:textId="77777777" w:rsidR="000551C3" w:rsidRDefault="0019230A">
                  <w:pPr>
                    <w:pStyle w:val="Compact"/>
                    <w:rPr>
                      <w:sz w:val="16"/>
                    </w:rPr>
                  </w:pPr>
                  <w:r>
                    <w:rPr>
                      <w:sz w:val="16"/>
                    </w:rPr>
                    <w:t>0.023</w:t>
                  </w:r>
                </w:p>
              </w:tc>
              <w:tc>
                <w:tcPr>
                  <w:tcW w:w="1119" w:type="dxa"/>
                </w:tcPr>
                <w:p w14:paraId="3B2411A2" w14:textId="77777777" w:rsidR="000551C3" w:rsidRDefault="0019230A">
                  <w:pPr>
                    <w:pStyle w:val="Compact"/>
                    <w:rPr>
                      <w:sz w:val="16"/>
                    </w:rPr>
                  </w:pPr>
                  <w:r>
                    <w:rPr>
                      <w:sz w:val="16"/>
                    </w:rPr>
                    <w:t>-0.64</w:t>
                  </w:r>
                </w:p>
              </w:tc>
            </w:tr>
            <w:bookmarkEnd w:id="702"/>
          </w:tbl>
          <w:p w14:paraId="381FFE09" w14:textId="77777777" w:rsidR="000551C3" w:rsidRDefault="000551C3"/>
        </w:tc>
      </w:tr>
    </w:tbl>
    <w:p w14:paraId="3B844373" w14:textId="77777777" w:rsidR="000551C3" w:rsidRDefault="0019230A">
      <w:r>
        <w:br w:type="page"/>
      </w:r>
    </w:p>
    <w:tbl>
      <w:tblPr>
        <w:tblStyle w:val="Table"/>
        <w:tblW w:w="5000" w:type="pct"/>
        <w:tblLayout w:type="fixed"/>
        <w:tblLook w:val="0000" w:firstRow="0" w:lastRow="0" w:firstColumn="0" w:lastColumn="0" w:noHBand="0" w:noVBand="0"/>
      </w:tblPr>
      <w:tblGrid>
        <w:gridCol w:w="9360"/>
      </w:tblGrid>
      <w:tr w:rsidR="000551C3" w14:paraId="4A9479A0" w14:textId="77777777">
        <w:tc>
          <w:tcPr>
            <w:tcW w:w="7920" w:type="dxa"/>
          </w:tcPr>
          <w:p w14:paraId="5C1C64D3" w14:textId="77777777" w:rsidR="000551C3" w:rsidRDefault="0019230A">
            <w:pPr>
              <w:pStyle w:val="ImageCaption"/>
              <w:spacing w:before="200"/>
            </w:pPr>
            <w:bookmarkStart w:id="712" w:name="tbl-qmd"/>
            <w:r>
              <w:t>Table 5: Moderate-to-high beetle disturbance by quadratic mean diameter class, on the balanced sample.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text were anti-conservative.</w:t>
            </w:r>
          </w:p>
          <w:tbl>
            <w:tblPr>
              <w:tblStyle w:val="Table"/>
              <w:tblW w:w="9354" w:type="dxa"/>
              <w:tblLayout w:type="fixed"/>
              <w:tblLook w:val="0020" w:firstRow="1" w:lastRow="0" w:firstColumn="0" w:lastColumn="0" w:noHBand="0" w:noVBand="0"/>
              <w:tblPrChange w:id="713" w:author="Seamus Murphy" w:date="2026-09-23T07:08:00Z" w16du:dateUtc="2026-09-23T14:08:00Z">
                <w:tblPr>
                  <w:tblStyle w:val="Table"/>
                  <w:tblW w:w="9354" w:type="dxa"/>
                  <w:tblLayout w:type="fixed"/>
                  <w:tblLook w:val="0020" w:firstRow="1" w:lastRow="0" w:firstColumn="0" w:lastColumn="0" w:noHBand="0" w:noVBand="0"/>
                </w:tblPr>
              </w:tblPrChange>
            </w:tblPr>
            <w:tblGrid>
              <w:gridCol w:w="1871"/>
              <w:gridCol w:w="1871"/>
              <w:gridCol w:w="1871"/>
              <w:gridCol w:w="1871"/>
              <w:gridCol w:w="1870"/>
              <w:tblGridChange w:id="714">
                <w:tblGrid>
                  <w:gridCol w:w="1871"/>
                  <w:gridCol w:w="1871"/>
                  <w:gridCol w:w="1871"/>
                  <w:gridCol w:w="1871"/>
                  <w:gridCol w:w="1870"/>
                </w:tblGrid>
              </w:tblGridChange>
            </w:tblGrid>
            <w:tr w:rsidR="000551C3" w14:paraId="1884D37C" w14:textId="77777777" w:rsidTr="007563CE">
              <w:trPr>
                <w:cnfStyle w:val="100000000000" w:firstRow="1" w:lastRow="0" w:firstColumn="0" w:lastColumn="0" w:oddVBand="0" w:evenVBand="0" w:oddHBand="0" w:evenHBand="0" w:firstRowFirstColumn="0" w:firstRowLastColumn="0" w:lastRowFirstColumn="0" w:lastRowLastColumn="0"/>
                <w:tblHeader/>
                <w:trPrChange w:id="715" w:author="Seamus Murphy" w:date="2026-09-23T07:08:00Z" w16du:dateUtc="2026-09-23T14:08:00Z">
                  <w:trPr>
                    <w:trHeight w:hRule="exact" w:val="624"/>
                    <w:tblHeader/>
                  </w:trPr>
                </w:trPrChange>
              </w:trPr>
              <w:tc>
                <w:tcPr>
                  <w:tcW w:w="1871" w:type="dxa"/>
                  <w:tcPrChange w:id="716" w:author="Seamus Murphy" w:date="2026-09-23T07:08:00Z" w16du:dateUtc="2026-09-23T14:08:00Z">
                    <w:tcPr>
                      <w:tcW w:w="1871" w:type="dxa"/>
                    </w:tcPr>
                  </w:tcPrChange>
                </w:tcPr>
                <w:p w14:paraId="4854C885"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QMD class (cm)</w:t>
                  </w:r>
                </w:p>
              </w:tc>
              <w:tc>
                <w:tcPr>
                  <w:tcW w:w="1871" w:type="dxa"/>
                  <w:tcPrChange w:id="717" w:author="Seamus Murphy" w:date="2026-09-23T07:08:00Z" w16du:dateUtc="2026-09-23T14:08:00Z">
                    <w:tcPr>
                      <w:tcW w:w="1871" w:type="dxa"/>
                    </w:tcPr>
                  </w:tcPrChange>
                </w:tcPr>
                <w:p w14:paraId="779D764C"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n</w:t>
                  </w:r>
                </w:p>
              </w:tc>
              <w:tc>
                <w:tcPr>
                  <w:tcW w:w="1871" w:type="dxa"/>
                  <w:tcPrChange w:id="718" w:author="Seamus Murphy" w:date="2026-09-23T07:08:00Z" w16du:dateUtc="2026-09-23T14:08:00Z">
                    <w:tcPr>
                      <w:tcW w:w="1871" w:type="dxa"/>
                    </w:tcPr>
                  </w:tcPrChange>
                </w:tcPr>
                <w:p w14:paraId="6ED03599"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Attacked</w:t>
                  </w:r>
                </w:p>
              </w:tc>
              <w:tc>
                <w:tcPr>
                  <w:tcW w:w="1871" w:type="dxa"/>
                  <w:tcPrChange w:id="719" w:author="Seamus Murphy" w:date="2026-09-23T07:08:00Z" w16du:dateUtc="2026-09-23T14:08:00Z">
                    <w:tcPr>
                      <w:tcW w:w="1871" w:type="dxa"/>
                    </w:tcPr>
                  </w:tcPrChange>
                </w:tcPr>
                <w:p w14:paraId="44A50F51"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Attacked (%)</w:t>
                  </w:r>
                </w:p>
              </w:tc>
              <w:tc>
                <w:tcPr>
                  <w:tcW w:w="1870" w:type="dxa"/>
                  <w:tcPrChange w:id="720" w:author="Seamus Murphy" w:date="2026-09-23T07:08:00Z" w16du:dateUtc="2026-09-23T14:08:00Z">
                    <w:tcPr>
                      <w:tcW w:w="1870" w:type="dxa"/>
                    </w:tcPr>
                  </w:tcPrChange>
                </w:tcPr>
                <w:p w14:paraId="0B495D16" w14:textId="77777777" w:rsidR="000551C3" w:rsidRDefault="0019230A">
                  <w:pPr>
                    <w:pStyle w:val="Compact"/>
                    <w:cnfStyle w:val="100000000000" w:firstRow="1" w:lastRow="0" w:firstColumn="0" w:lastColumn="0" w:oddVBand="0" w:evenVBand="0" w:oddHBand="0" w:evenHBand="0" w:firstRowFirstColumn="0" w:firstRowLastColumn="0" w:lastRowFirstColumn="0" w:lastRowLastColumn="0"/>
                    <w:rPr>
                      <w:sz w:val="16"/>
                    </w:rPr>
                  </w:pPr>
                  <w:r>
                    <w:rPr>
                      <w:sz w:val="16"/>
                    </w:rPr>
                    <w:t>95% CI (%)</w:t>
                  </w:r>
                </w:p>
              </w:tc>
            </w:tr>
            <w:tr w:rsidR="000551C3" w14:paraId="66EE72AB" w14:textId="77777777" w:rsidTr="000551C3">
              <w:trPr>
                <w:trHeight w:hRule="exact" w:val="340"/>
              </w:trPr>
              <w:tc>
                <w:tcPr>
                  <w:tcW w:w="1871" w:type="dxa"/>
                </w:tcPr>
                <w:p w14:paraId="3AB20241" w14:textId="77777777" w:rsidR="000551C3" w:rsidRDefault="0019230A">
                  <w:pPr>
                    <w:pStyle w:val="Compact"/>
                    <w:rPr>
                      <w:sz w:val="16"/>
                    </w:rPr>
                  </w:pPr>
                  <w:r>
                    <w:rPr>
                      <w:sz w:val="16"/>
                    </w:rPr>
                    <w:t>&lt;15</w:t>
                  </w:r>
                </w:p>
              </w:tc>
              <w:tc>
                <w:tcPr>
                  <w:tcW w:w="1871" w:type="dxa"/>
                </w:tcPr>
                <w:p w14:paraId="5A0D5905" w14:textId="77777777" w:rsidR="000551C3" w:rsidRDefault="0019230A">
                  <w:pPr>
                    <w:pStyle w:val="Compact"/>
                    <w:rPr>
                      <w:sz w:val="16"/>
                    </w:rPr>
                  </w:pPr>
                  <w:r>
                    <w:rPr>
                      <w:sz w:val="16"/>
                    </w:rPr>
                    <w:t>395</w:t>
                  </w:r>
                </w:p>
              </w:tc>
              <w:tc>
                <w:tcPr>
                  <w:tcW w:w="1871" w:type="dxa"/>
                </w:tcPr>
                <w:p w14:paraId="4D1CF3C0" w14:textId="77777777" w:rsidR="000551C3" w:rsidRDefault="0019230A">
                  <w:pPr>
                    <w:pStyle w:val="Compact"/>
                    <w:rPr>
                      <w:sz w:val="16"/>
                    </w:rPr>
                  </w:pPr>
                  <w:r>
                    <w:rPr>
                      <w:sz w:val="16"/>
                    </w:rPr>
                    <w:t>111</w:t>
                  </w:r>
                </w:p>
              </w:tc>
              <w:tc>
                <w:tcPr>
                  <w:tcW w:w="1871" w:type="dxa"/>
                </w:tcPr>
                <w:p w14:paraId="6ABFEBE8" w14:textId="77777777" w:rsidR="000551C3" w:rsidRDefault="0019230A">
                  <w:pPr>
                    <w:pStyle w:val="Compact"/>
                    <w:rPr>
                      <w:sz w:val="16"/>
                    </w:rPr>
                  </w:pPr>
                  <w:r>
                    <w:rPr>
                      <w:sz w:val="16"/>
                    </w:rPr>
                    <w:t>28.1</w:t>
                  </w:r>
                </w:p>
              </w:tc>
              <w:tc>
                <w:tcPr>
                  <w:tcW w:w="1870" w:type="dxa"/>
                </w:tcPr>
                <w:p w14:paraId="5FCA1758" w14:textId="77777777" w:rsidR="000551C3" w:rsidRDefault="0019230A">
                  <w:pPr>
                    <w:pStyle w:val="Compact"/>
                    <w:rPr>
                      <w:sz w:val="16"/>
                    </w:rPr>
                  </w:pPr>
                  <w:r>
                    <w:rPr>
                      <w:sz w:val="16"/>
                    </w:rPr>
                    <w:t>23.9-32.7</w:t>
                  </w:r>
                </w:p>
              </w:tc>
            </w:tr>
            <w:tr w:rsidR="000551C3" w14:paraId="308CED09" w14:textId="77777777" w:rsidTr="000551C3">
              <w:trPr>
                <w:trHeight w:hRule="exact" w:val="340"/>
              </w:trPr>
              <w:tc>
                <w:tcPr>
                  <w:tcW w:w="1871" w:type="dxa"/>
                </w:tcPr>
                <w:p w14:paraId="64B1F2F2" w14:textId="77777777" w:rsidR="000551C3" w:rsidRDefault="0019230A">
                  <w:pPr>
                    <w:pStyle w:val="Compact"/>
                    <w:rPr>
                      <w:sz w:val="16"/>
                    </w:rPr>
                  </w:pPr>
                  <w:r>
                    <w:rPr>
                      <w:sz w:val="16"/>
                    </w:rPr>
                    <w:t>15-20</w:t>
                  </w:r>
                </w:p>
              </w:tc>
              <w:tc>
                <w:tcPr>
                  <w:tcW w:w="1871" w:type="dxa"/>
                </w:tcPr>
                <w:p w14:paraId="19C20C2D" w14:textId="77777777" w:rsidR="000551C3" w:rsidRDefault="0019230A">
                  <w:pPr>
                    <w:pStyle w:val="Compact"/>
                    <w:rPr>
                      <w:sz w:val="16"/>
                    </w:rPr>
                  </w:pPr>
                  <w:r>
                    <w:rPr>
                      <w:sz w:val="16"/>
                    </w:rPr>
                    <w:t>4,101</w:t>
                  </w:r>
                </w:p>
              </w:tc>
              <w:tc>
                <w:tcPr>
                  <w:tcW w:w="1871" w:type="dxa"/>
                </w:tcPr>
                <w:p w14:paraId="4459E128" w14:textId="77777777" w:rsidR="000551C3" w:rsidRDefault="0019230A">
                  <w:pPr>
                    <w:pStyle w:val="Compact"/>
                    <w:rPr>
                      <w:sz w:val="16"/>
                    </w:rPr>
                  </w:pPr>
                  <w:r>
                    <w:rPr>
                      <w:sz w:val="16"/>
                    </w:rPr>
                    <w:t>783</w:t>
                  </w:r>
                </w:p>
              </w:tc>
              <w:tc>
                <w:tcPr>
                  <w:tcW w:w="1871" w:type="dxa"/>
                </w:tcPr>
                <w:p w14:paraId="471F87F5" w14:textId="77777777" w:rsidR="000551C3" w:rsidRDefault="0019230A">
                  <w:pPr>
                    <w:pStyle w:val="Compact"/>
                    <w:rPr>
                      <w:sz w:val="16"/>
                    </w:rPr>
                  </w:pPr>
                  <w:r>
                    <w:rPr>
                      <w:sz w:val="16"/>
                    </w:rPr>
                    <w:t>19.1</w:t>
                  </w:r>
                </w:p>
              </w:tc>
              <w:tc>
                <w:tcPr>
                  <w:tcW w:w="1870" w:type="dxa"/>
                </w:tcPr>
                <w:p w14:paraId="1FAFA656" w14:textId="77777777" w:rsidR="000551C3" w:rsidRDefault="0019230A">
                  <w:pPr>
                    <w:pStyle w:val="Compact"/>
                    <w:rPr>
                      <w:sz w:val="16"/>
                    </w:rPr>
                  </w:pPr>
                  <w:r>
                    <w:rPr>
                      <w:sz w:val="16"/>
                    </w:rPr>
                    <w:t>17.9-20.3</w:t>
                  </w:r>
                </w:p>
              </w:tc>
            </w:tr>
            <w:tr w:rsidR="000551C3" w14:paraId="35022F5C" w14:textId="77777777" w:rsidTr="000551C3">
              <w:trPr>
                <w:trHeight w:hRule="exact" w:val="340"/>
              </w:trPr>
              <w:tc>
                <w:tcPr>
                  <w:tcW w:w="1871" w:type="dxa"/>
                </w:tcPr>
                <w:p w14:paraId="296E4A2A" w14:textId="77777777" w:rsidR="000551C3" w:rsidRDefault="0019230A">
                  <w:pPr>
                    <w:pStyle w:val="Compact"/>
                    <w:rPr>
                      <w:sz w:val="16"/>
                    </w:rPr>
                  </w:pPr>
                  <w:r>
                    <w:rPr>
                      <w:sz w:val="16"/>
                    </w:rPr>
                    <w:t>20-25</w:t>
                  </w:r>
                </w:p>
              </w:tc>
              <w:tc>
                <w:tcPr>
                  <w:tcW w:w="1871" w:type="dxa"/>
                </w:tcPr>
                <w:p w14:paraId="071FE336" w14:textId="77777777" w:rsidR="000551C3" w:rsidRDefault="0019230A">
                  <w:pPr>
                    <w:pStyle w:val="Compact"/>
                    <w:rPr>
                      <w:sz w:val="16"/>
                    </w:rPr>
                  </w:pPr>
                  <w:r>
                    <w:rPr>
                      <w:sz w:val="16"/>
                    </w:rPr>
                    <w:t>9,286</w:t>
                  </w:r>
                </w:p>
              </w:tc>
              <w:tc>
                <w:tcPr>
                  <w:tcW w:w="1871" w:type="dxa"/>
                </w:tcPr>
                <w:p w14:paraId="6D5C39B3" w14:textId="77777777" w:rsidR="000551C3" w:rsidRDefault="0019230A">
                  <w:pPr>
                    <w:pStyle w:val="Compact"/>
                    <w:rPr>
                      <w:sz w:val="16"/>
                    </w:rPr>
                  </w:pPr>
                  <w:r>
                    <w:rPr>
                      <w:sz w:val="16"/>
                    </w:rPr>
                    <w:t>1,998</w:t>
                  </w:r>
                </w:p>
              </w:tc>
              <w:tc>
                <w:tcPr>
                  <w:tcW w:w="1871" w:type="dxa"/>
                </w:tcPr>
                <w:p w14:paraId="061E72E1" w14:textId="77777777" w:rsidR="000551C3" w:rsidRDefault="0019230A">
                  <w:pPr>
                    <w:pStyle w:val="Compact"/>
                    <w:rPr>
                      <w:sz w:val="16"/>
                    </w:rPr>
                  </w:pPr>
                  <w:r>
                    <w:rPr>
                      <w:sz w:val="16"/>
                    </w:rPr>
                    <w:t>21.5</w:t>
                  </w:r>
                </w:p>
              </w:tc>
              <w:tc>
                <w:tcPr>
                  <w:tcW w:w="1870" w:type="dxa"/>
                </w:tcPr>
                <w:p w14:paraId="5929D5F6" w14:textId="77777777" w:rsidR="000551C3" w:rsidRDefault="0019230A">
                  <w:pPr>
                    <w:pStyle w:val="Compact"/>
                    <w:rPr>
                      <w:sz w:val="16"/>
                    </w:rPr>
                  </w:pPr>
                  <w:r>
                    <w:rPr>
                      <w:sz w:val="16"/>
                    </w:rPr>
                    <w:t>20.7-22.4</w:t>
                  </w:r>
                </w:p>
              </w:tc>
            </w:tr>
            <w:tr w:rsidR="000551C3" w14:paraId="6C476525" w14:textId="77777777" w:rsidTr="000551C3">
              <w:trPr>
                <w:trHeight w:hRule="exact" w:val="340"/>
              </w:trPr>
              <w:tc>
                <w:tcPr>
                  <w:tcW w:w="1871" w:type="dxa"/>
                </w:tcPr>
                <w:p w14:paraId="2FDFB2F7" w14:textId="77777777" w:rsidR="000551C3" w:rsidRDefault="0019230A">
                  <w:pPr>
                    <w:pStyle w:val="Compact"/>
                    <w:rPr>
                      <w:sz w:val="16"/>
                    </w:rPr>
                  </w:pPr>
                  <w:r>
                    <w:rPr>
                      <w:sz w:val="16"/>
                    </w:rPr>
                    <w:t>25-30</w:t>
                  </w:r>
                </w:p>
              </w:tc>
              <w:tc>
                <w:tcPr>
                  <w:tcW w:w="1871" w:type="dxa"/>
                </w:tcPr>
                <w:p w14:paraId="33E17FB4" w14:textId="77777777" w:rsidR="000551C3" w:rsidRDefault="0019230A">
                  <w:pPr>
                    <w:pStyle w:val="Compact"/>
                    <w:rPr>
                      <w:sz w:val="16"/>
                    </w:rPr>
                  </w:pPr>
                  <w:r>
                    <w:rPr>
                      <w:sz w:val="16"/>
                    </w:rPr>
                    <w:t>17,119</w:t>
                  </w:r>
                </w:p>
              </w:tc>
              <w:tc>
                <w:tcPr>
                  <w:tcW w:w="1871" w:type="dxa"/>
                </w:tcPr>
                <w:p w14:paraId="6CECEB4A" w14:textId="77777777" w:rsidR="000551C3" w:rsidRDefault="0019230A">
                  <w:pPr>
                    <w:pStyle w:val="Compact"/>
                    <w:rPr>
                      <w:sz w:val="16"/>
                    </w:rPr>
                  </w:pPr>
                  <w:r>
                    <w:rPr>
                      <w:sz w:val="16"/>
                    </w:rPr>
                    <w:t>5,391</w:t>
                  </w:r>
                </w:p>
              </w:tc>
              <w:tc>
                <w:tcPr>
                  <w:tcW w:w="1871" w:type="dxa"/>
                </w:tcPr>
                <w:p w14:paraId="580B59FC" w14:textId="77777777" w:rsidR="000551C3" w:rsidRDefault="0019230A">
                  <w:pPr>
                    <w:pStyle w:val="Compact"/>
                    <w:rPr>
                      <w:sz w:val="16"/>
                    </w:rPr>
                  </w:pPr>
                  <w:r>
                    <w:rPr>
                      <w:sz w:val="16"/>
                    </w:rPr>
                    <w:t>31.5</w:t>
                  </w:r>
                </w:p>
              </w:tc>
              <w:tc>
                <w:tcPr>
                  <w:tcW w:w="1870" w:type="dxa"/>
                </w:tcPr>
                <w:p w14:paraId="46880C29" w14:textId="77777777" w:rsidR="000551C3" w:rsidRDefault="0019230A">
                  <w:pPr>
                    <w:pStyle w:val="Compact"/>
                    <w:rPr>
                      <w:sz w:val="16"/>
                    </w:rPr>
                  </w:pPr>
                  <w:r>
                    <w:rPr>
                      <w:sz w:val="16"/>
                    </w:rPr>
                    <w:t>30.8-32.2</w:t>
                  </w:r>
                </w:p>
              </w:tc>
            </w:tr>
            <w:tr w:rsidR="000551C3" w14:paraId="0714D173" w14:textId="77777777" w:rsidTr="000551C3">
              <w:trPr>
                <w:trHeight w:hRule="exact" w:val="340"/>
              </w:trPr>
              <w:tc>
                <w:tcPr>
                  <w:tcW w:w="1871" w:type="dxa"/>
                </w:tcPr>
                <w:p w14:paraId="0A003DFF" w14:textId="77777777" w:rsidR="000551C3" w:rsidRDefault="0019230A">
                  <w:pPr>
                    <w:pStyle w:val="Compact"/>
                    <w:rPr>
                      <w:sz w:val="16"/>
                    </w:rPr>
                  </w:pPr>
                  <w:r>
                    <w:rPr>
                      <w:sz w:val="16"/>
                    </w:rPr>
                    <w:t>30-40</w:t>
                  </w:r>
                </w:p>
              </w:tc>
              <w:tc>
                <w:tcPr>
                  <w:tcW w:w="1871" w:type="dxa"/>
                </w:tcPr>
                <w:p w14:paraId="4657155C" w14:textId="77777777" w:rsidR="000551C3" w:rsidRDefault="0019230A">
                  <w:pPr>
                    <w:pStyle w:val="Compact"/>
                    <w:rPr>
                      <w:sz w:val="16"/>
                    </w:rPr>
                  </w:pPr>
                  <w:r>
                    <w:rPr>
                      <w:sz w:val="16"/>
                    </w:rPr>
                    <w:t>10,247</w:t>
                  </w:r>
                </w:p>
              </w:tc>
              <w:tc>
                <w:tcPr>
                  <w:tcW w:w="1871" w:type="dxa"/>
                </w:tcPr>
                <w:p w14:paraId="15DB4D55" w14:textId="77777777" w:rsidR="000551C3" w:rsidRDefault="0019230A">
                  <w:pPr>
                    <w:pStyle w:val="Compact"/>
                    <w:rPr>
                      <w:sz w:val="16"/>
                    </w:rPr>
                  </w:pPr>
                  <w:r>
                    <w:rPr>
                      <w:sz w:val="16"/>
                    </w:rPr>
                    <w:t>2,291</w:t>
                  </w:r>
                </w:p>
              </w:tc>
              <w:tc>
                <w:tcPr>
                  <w:tcW w:w="1871" w:type="dxa"/>
                </w:tcPr>
                <w:p w14:paraId="1932605E" w14:textId="77777777" w:rsidR="000551C3" w:rsidRDefault="0019230A">
                  <w:pPr>
                    <w:pStyle w:val="Compact"/>
                    <w:rPr>
                      <w:sz w:val="16"/>
                    </w:rPr>
                  </w:pPr>
                  <w:r>
                    <w:rPr>
                      <w:sz w:val="16"/>
                    </w:rPr>
                    <w:t>22.4</w:t>
                  </w:r>
                </w:p>
              </w:tc>
              <w:tc>
                <w:tcPr>
                  <w:tcW w:w="1870" w:type="dxa"/>
                </w:tcPr>
                <w:p w14:paraId="3CA7A940" w14:textId="77777777" w:rsidR="000551C3" w:rsidRDefault="0019230A">
                  <w:pPr>
                    <w:pStyle w:val="Compact"/>
                    <w:rPr>
                      <w:sz w:val="16"/>
                    </w:rPr>
                  </w:pPr>
                  <w:r>
                    <w:rPr>
                      <w:sz w:val="16"/>
                    </w:rPr>
                    <w:t>21.6-23.2</w:t>
                  </w:r>
                </w:p>
              </w:tc>
            </w:tr>
            <w:tr w:rsidR="000551C3" w14:paraId="09BDF6CA" w14:textId="77777777" w:rsidTr="000551C3">
              <w:trPr>
                <w:trHeight w:hRule="exact" w:val="340"/>
              </w:trPr>
              <w:tc>
                <w:tcPr>
                  <w:tcW w:w="1871" w:type="dxa"/>
                </w:tcPr>
                <w:p w14:paraId="44B3CA0C" w14:textId="77777777" w:rsidR="000551C3" w:rsidRDefault="0019230A">
                  <w:pPr>
                    <w:pStyle w:val="Compact"/>
                    <w:rPr>
                      <w:sz w:val="16"/>
                    </w:rPr>
                  </w:pPr>
                  <w:r>
                    <w:rPr>
                      <w:sz w:val="16"/>
                    </w:rPr>
                    <w:t>&gt;40</w:t>
                  </w:r>
                </w:p>
              </w:tc>
              <w:tc>
                <w:tcPr>
                  <w:tcW w:w="1871" w:type="dxa"/>
                </w:tcPr>
                <w:p w14:paraId="405AFAB6" w14:textId="77777777" w:rsidR="000551C3" w:rsidRDefault="0019230A">
                  <w:pPr>
                    <w:pStyle w:val="Compact"/>
                    <w:rPr>
                      <w:sz w:val="16"/>
                    </w:rPr>
                  </w:pPr>
                  <w:r>
                    <w:rPr>
                      <w:sz w:val="16"/>
                    </w:rPr>
                    <w:t>1,643</w:t>
                  </w:r>
                </w:p>
              </w:tc>
              <w:tc>
                <w:tcPr>
                  <w:tcW w:w="1871" w:type="dxa"/>
                </w:tcPr>
                <w:p w14:paraId="7D50F579" w14:textId="77777777" w:rsidR="000551C3" w:rsidRDefault="0019230A">
                  <w:pPr>
                    <w:pStyle w:val="Compact"/>
                    <w:rPr>
                      <w:sz w:val="16"/>
                    </w:rPr>
                  </w:pPr>
                  <w:r>
                    <w:rPr>
                      <w:sz w:val="16"/>
                    </w:rPr>
                    <w:t>217</w:t>
                  </w:r>
                </w:p>
              </w:tc>
              <w:tc>
                <w:tcPr>
                  <w:tcW w:w="1871" w:type="dxa"/>
                </w:tcPr>
                <w:p w14:paraId="25E62F99" w14:textId="77777777" w:rsidR="000551C3" w:rsidRDefault="0019230A">
                  <w:pPr>
                    <w:pStyle w:val="Compact"/>
                    <w:rPr>
                      <w:sz w:val="16"/>
                    </w:rPr>
                  </w:pPr>
                  <w:r>
                    <w:rPr>
                      <w:sz w:val="16"/>
                    </w:rPr>
                    <w:t>13.2</w:t>
                  </w:r>
                </w:p>
              </w:tc>
              <w:tc>
                <w:tcPr>
                  <w:tcW w:w="1870" w:type="dxa"/>
                </w:tcPr>
                <w:p w14:paraId="0ABCD82D" w14:textId="77777777" w:rsidR="000551C3" w:rsidRDefault="0019230A">
                  <w:pPr>
                    <w:pStyle w:val="Compact"/>
                    <w:rPr>
                      <w:sz w:val="16"/>
                    </w:rPr>
                  </w:pPr>
                  <w:r>
                    <w:rPr>
                      <w:sz w:val="16"/>
                    </w:rPr>
                    <w:t>11.7-14.9</w:t>
                  </w:r>
                </w:p>
              </w:tc>
            </w:tr>
            <w:bookmarkEnd w:id="712"/>
          </w:tbl>
          <w:p w14:paraId="57B15EF3" w14:textId="77777777" w:rsidR="000551C3" w:rsidRDefault="000551C3"/>
        </w:tc>
      </w:tr>
    </w:tbl>
    <w:p w14:paraId="3D0AD7CD" w14:textId="77777777" w:rsidR="000551C3" w:rsidRDefault="0019230A">
      <w:r>
        <w:br w:type="page"/>
      </w:r>
    </w:p>
    <w:tbl>
      <w:tblPr>
        <w:tblStyle w:val="Table"/>
        <w:tblW w:w="5000" w:type="pct"/>
        <w:tblLayout w:type="fixed"/>
        <w:tblLook w:val="0000" w:firstRow="0" w:lastRow="0" w:firstColumn="0" w:lastColumn="0" w:noHBand="0" w:noVBand="0"/>
      </w:tblPr>
      <w:tblGrid>
        <w:gridCol w:w="9360"/>
      </w:tblGrid>
      <w:tr w:rsidR="000551C3" w14:paraId="415FD05A" w14:textId="77777777">
        <w:trPr>
          <w:del w:id="721" w:author="Seamus Murphy" w:date="2026-09-23T07:08:00Z" w16du:dateUtc="2026-09-23T14:08:00Z"/>
        </w:trPr>
        <w:tc>
          <w:tcPr>
            <w:tcW w:w="7920" w:type="dxa"/>
          </w:tcPr>
          <w:p w14:paraId="6405A3CB" w14:textId="77777777" w:rsidR="000551C3" w:rsidRDefault="0019230A">
            <w:pPr>
              <w:pStyle w:val="ImageCaption"/>
              <w:spacing w:before="200"/>
              <w:rPr>
                <w:del w:id="722" w:author="Seamus Murphy" w:date="2026-09-23T07:08:00Z" w16du:dateUtc="2026-09-23T14:08:00Z"/>
              </w:rPr>
            </w:pPr>
            <w:bookmarkStart w:id="723" w:name="tbl-geomorphon"/>
            <w:del w:id="724" w:author="Seamus Murphy" w:date="2026-09-23T07:08:00Z" w16du:dateUtc="2026-09-23T14:08:00Z">
              <w:r>
                <w:delText>Table 6: Geomorphon landform classes in the full annual model M3, as coefficients against the reference class, slope, the most common class on the perimeter. Cells was the number of perimeter cells in each class and Attacked the share of those cells classed moderate-to-high over all years. Flat and pit did not occur on the perimeter. Significance was marked * P ≤ 0.05, ** P ≤ 0.01, *** P ≤ 0.001, **** P ≤ 0.0001.</w:delText>
              </w:r>
            </w:del>
          </w:p>
          <w:tbl>
            <w:tblPr>
              <w:tblStyle w:val="Table"/>
              <w:tblW w:w="9354" w:type="dxa"/>
              <w:tblLayout w:type="fixed"/>
              <w:tblLook w:val="0020" w:firstRow="1" w:lastRow="0" w:firstColumn="0" w:lastColumn="0" w:noHBand="0" w:noVBand="0"/>
            </w:tblPr>
            <w:tblGrid>
              <w:gridCol w:w="1559"/>
              <w:gridCol w:w="1948"/>
              <w:gridCol w:w="1948"/>
              <w:gridCol w:w="1948"/>
              <w:gridCol w:w="1951"/>
            </w:tblGrid>
            <w:tr w:rsidR="000551C3" w14:paraId="4876A171" w14:textId="77777777" w:rsidTr="000551C3">
              <w:trPr>
                <w:cnfStyle w:val="100000000000" w:firstRow="1" w:lastRow="0" w:firstColumn="0" w:lastColumn="0" w:oddVBand="0" w:evenVBand="0" w:oddHBand="0" w:evenHBand="0" w:firstRowFirstColumn="0" w:firstRowLastColumn="0" w:lastRowFirstColumn="0" w:lastRowLastColumn="0"/>
                <w:trHeight w:hRule="exact" w:val="624"/>
                <w:tblHeader/>
                <w:del w:id="725" w:author="Seamus Murphy" w:date="2026-09-23T07:08:00Z" w16du:dateUtc="2026-09-23T14:08:00Z"/>
              </w:trPr>
              <w:tc>
                <w:tcPr>
                  <w:tcW w:w="1559" w:type="dxa"/>
                </w:tcPr>
                <w:p w14:paraId="47699829" w14:textId="77777777" w:rsidR="000551C3" w:rsidRDefault="0019230A">
                  <w:pPr>
                    <w:pStyle w:val="Compact"/>
                    <w:rPr>
                      <w:del w:id="726" w:author="Seamus Murphy" w:date="2026-09-23T07:08:00Z" w16du:dateUtc="2026-09-23T14:08:00Z"/>
                      <w:sz w:val="16"/>
                    </w:rPr>
                  </w:pPr>
                  <w:del w:id="727" w:author="Seamus Murphy" w:date="2026-09-23T07:08:00Z" w16du:dateUtc="2026-09-23T14:08:00Z">
                    <w:r>
                      <w:rPr>
                        <w:sz w:val="16"/>
                      </w:rPr>
                      <w:delText>Class</w:delText>
                    </w:r>
                  </w:del>
                </w:p>
              </w:tc>
              <w:tc>
                <w:tcPr>
                  <w:tcW w:w="1948" w:type="dxa"/>
                </w:tcPr>
                <w:p w14:paraId="38FF2893" w14:textId="77777777" w:rsidR="000551C3" w:rsidRDefault="0019230A">
                  <w:pPr>
                    <w:pStyle w:val="Compact"/>
                    <w:rPr>
                      <w:del w:id="728" w:author="Seamus Murphy" w:date="2026-09-23T07:08:00Z" w16du:dateUtc="2026-09-23T14:08:00Z"/>
                      <w:sz w:val="16"/>
                    </w:rPr>
                  </w:pPr>
                  <w:del w:id="729" w:author="Seamus Murphy" w:date="2026-09-23T07:08:00Z" w16du:dateUtc="2026-09-23T14:08:00Z">
                    <w:r>
                      <w:rPr>
                        <w:sz w:val="16"/>
                      </w:rPr>
                      <w:delText>Cells</w:delText>
                    </w:r>
                  </w:del>
                </w:p>
              </w:tc>
              <w:tc>
                <w:tcPr>
                  <w:tcW w:w="1948" w:type="dxa"/>
                </w:tcPr>
                <w:p w14:paraId="2FC4546A" w14:textId="77777777" w:rsidR="000551C3" w:rsidRDefault="0019230A">
                  <w:pPr>
                    <w:pStyle w:val="Compact"/>
                    <w:rPr>
                      <w:del w:id="730" w:author="Seamus Murphy" w:date="2026-09-23T07:08:00Z" w16du:dateUtc="2026-09-23T14:08:00Z"/>
                      <w:sz w:val="16"/>
                    </w:rPr>
                  </w:pPr>
                  <w:del w:id="731" w:author="Seamus Murphy" w:date="2026-09-23T07:08:00Z" w16du:dateUtc="2026-09-23T14:08:00Z">
                    <w:r>
                      <w:rPr>
                        <w:sz w:val="16"/>
                      </w:rPr>
                      <w:delText>Attacked (%)</w:delText>
                    </w:r>
                  </w:del>
                </w:p>
              </w:tc>
              <w:tc>
                <w:tcPr>
                  <w:tcW w:w="1948" w:type="dxa"/>
                </w:tcPr>
                <w:p w14:paraId="19E72527" w14:textId="77777777" w:rsidR="000551C3" w:rsidRDefault="0019230A">
                  <w:pPr>
                    <w:pStyle w:val="Compact"/>
                    <w:rPr>
                      <w:del w:id="732" w:author="Seamus Murphy" w:date="2026-09-23T07:08:00Z" w16du:dateUtc="2026-09-23T14:08:00Z"/>
                      <w:sz w:val="16"/>
                    </w:rPr>
                  </w:pPr>
                  <w:del w:id="733" w:author="Seamus Murphy" w:date="2026-09-23T07:08:00Z" w16du:dateUtc="2026-09-23T14:08:00Z">
                    <w:r>
                      <w:rPr>
                        <w:sz w:val="16"/>
                      </w:rPr>
                      <w:delText>Beta</w:delText>
                    </w:r>
                  </w:del>
                </w:p>
              </w:tc>
              <w:tc>
                <w:tcPr>
                  <w:tcW w:w="1951" w:type="dxa"/>
                </w:tcPr>
                <w:p w14:paraId="5388F6F3" w14:textId="77777777" w:rsidR="000551C3" w:rsidRDefault="0019230A">
                  <w:pPr>
                    <w:pStyle w:val="Compact"/>
                    <w:rPr>
                      <w:del w:id="734" w:author="Seamus Murphy" w:date="2026-09-23T07:08:00Z" w16du:dateUtc="2026-09-23T14:08:00Z"/>
                      <w:sz w:val="16"/>
                    </w:rPr>
                  </w:pPr>
                  <w:del w:id="735" w:author="Seamus Murphy" w:date="2026-09-23T07:08:00Z" w16du:dateUtc="2026-09-23T14:08:00Z">
                    <w:r>
                      <w:rPr>
                        <w:sz w:val="16"/>
                      </w:rPr>
                      <w:delText>SE</w:delText>
                    </w:r>
                  </w:del>
                </w:p>
              </w:tc>
            </w:tr>
            <w:tr w:rsidR="000551C3" w14:paraId="5F42E5AD" w14:textId="77777777" w:rsidTr="000551C3">
              <w:trPr>
                <w:trHeight w:hRule="exact" w:val="340"/>
                <w:del w:id="736" w:author="Seamus Murphy" w:date="2026-09-23T07:08:00Z" w16du:dateUtc="2026-09-23T14:08:00Z"/>
              </w:trPr>
              <w:tc>
                <w:tcPr>
                  <w:tcW w:w="1559" w:type="dxa"/>
                </w:tcPr>
                <w:p w14:paraId="0A1C4BBD" w14:textId="77777777" w:rsidR="000551C3" w:rsidRDefault="0019230A">
                  <w:pPr>
                    <w:pStyle w:val="Compact"/>
                    <w:rPr>
                      <w:del w:id="737" w:author="Seamus Murphy" w:date="2026-09-23T07:08:00Z" w16du:dateUtc="2026-09-23T14:08:00Z"/>
                      <w:sz w:val="16"/>
                    </w:rPr>
                  </w:pPr>
                  <w:del w:id="738" w:author="Seamus Murphy" w:date="2026-09-23T07:08:00Z" w16du:dateUtc="2026-09-23T14:08:00Z">
                    <w:r>
                      <w:rPr>
                        <w:sz w:val="16"/>
                      </w:rPr>
                      <w:delText>slope (reference)</w:delText>
                    </w:r>
                  </w:del>
                </w:p>
              </w:tc>
              <w:tc>
                <w:tcPr>
                  <w:tcW w:w="1948" w:type="dxa"/>
                </w:tcPr>
                <w:p w14:paraId="7A924369" w14:textId="77777777" w:rsidR="000551C3" w:rsidRDefault="0019230A">
                  <w:pPr>
                    <w:pStyle w:val="Compact"/>
                    <w:rPr>
                      <w:del w:id="739" w:author="Seamus Murphy" w:date="2026-09-23T07:08:00Z" w16du:dateUtc="2026-09-23T14:08:00Z"/>
                      <w:sz w:val="16"/>
                    </w:rPr>
                  </w:pPr>
                  <w:del w:id="740" w:author="Seamus Murphy" w:date="2026-09-23T07:08:00Z" w16du:dateUtc="2026-09-23T14:08:00Z">
                    <w:r>
                      <w:rPr>
                        <w:sz w:val="16"/>
                      </w:rPr>
                      <w:delText>72,262</w:delText>
                    </w:r>
                  </w:del>
                </w:p>
              </w:tc>
              <w:tc>
                <w:tcPr>
                  <w:tcW w:w="1948" w:type="dxa"/>
                </w:tcPr>
                <w:p w14:paraId="5831045C" w14:textId="77777777" w:rsidR="000551C3" w:rsidRDefault="0019230A">
                  <w:pPr>
                    <w:pStyle w:val="Compact"/>
                    <w:rPr>
                      <w:del w:id="741" w:author="Seamus Murphy" w:date="2026-09-23T07:08:00Z" w16du:dateUtc="2026-09-23T14:08:00Z"/>
                      <w:sz w:val="16"/>
                    </w:rPr>
                  </w:pPr>
                  <w:del w:id="742" w:author="Seamus Murphy" w:date="2026-09-23T07:08:00Z" w16du:dateUtc="2026-09-23T14:08:00Z">
                    <w:r>
                      <w:rPr>
                        <w:sz w:val="16"/>
                      </w:rPr>
                      <w:delText>9.6</w:delText>
                    </w:r>
                  </w:del>
                </w:p>
              </w:tc>
              <w:tc>
                <w:tcPr>
                  <w:tcW w:w="1948" w:type="dxa"/>
                </w:tcPr>
                <w:p w14:paraId="6B8128F1" w14:textId="77777777" w:rsidR="000551C3" w:rsidRDefault="000551C3">
                  <w:pPr>
                    <w:pStyle w:val="Compact"/>
                    <w:rPr>
                      <w:del w:id="743" w:author="Seamus Murphy" w:date="2026-09-23T07:08:00Z" w16du:dateUtc="2026-09-23T14:08:00Z"/>
                      <w:sz w:val="16"/>
                    </w:rPr>
                  </w:pPr>
                </w:p>
              </w:tc>
              <w:tc>
                <w:tcPr>
                  <w:tcW w:w="1951" w:type="dxa"/>
                </w:tcPr>
                <w:p w14:paraId="550C987D" w14:textId="77777777" w:rsidR="000551C3" w:rsidRDefault="000551C3">
                  <w:pPr>
                    <w:pStyle w:val="Compact"/>
                    <w:rPr>
                      <w:del w:id="744" w:author="Seamus Murphy" w:date="2026-09-23T07:08:00Z" w16du:dateUtc="2026-09-23T14:08:00Z"/>
                      <w:sz w:val="16"/>
                    </w:rPr>
                  </w:pPr>
                </w:p>
              </w:tc>
            </w:tr>
            <w:tr w:rsidR="000551C3" w14:paraId="1EC9C5DA" w14:textId="77777777" w:rsidTr="000551C3">
              <w:trPr>
                <w:trHeight w:hRule="exact" w:val="340"/>
                <w:del w:id="745" w:author="Seamus Murphy" w:date="2026-09-23T07:08:00Z" w16du:dateUtc="2026-09-23T14:08:00Z"/>
              </w:trPr>
              <w:tc>
                <w:tcPr>
                  <w:tcW w:w="1559" w:type="dxa"/>
                </w:tcPr>
                <w:p w14:paraId="2471F7C3" w14:textId="77777777" w:rsidR="000551C3" w:rsidRDefault="0019230A">
                  <w:pPr>
                    <w:pStyle w:val="Compact"/>
                    <w:rPr>
                      <w:del w:id="746" w:author="Seamus Murphy" w:date="2026-09-23T07:08:00Z" w16du:dateUtc="2026-09-23T14:08:00Z"/>
                      <w:sz w:val="16"/>
                    </w:rPr>
                  </w:pPr>
                  <w:del w:id="747" w:author="Seamus Murphy" w:date="2026-09-23T07:08:00Z" w16du:dateUtc="2026-09-23T14:08:00Z">
                    <w:r>
                      <w:rPr>
                        <w:sz w:val="16"/>
                      </w:rPr>
                      <w:delText>spur</w:delText>
                    </w:r>
                  </w:del>
                </w:p>
              </w:tc>
              <w:tc>
                <w:tcPr>
                  <w:tcW w:w="1948" w:type="dxa"/>
                </w:tcPr>
                <w:p w14:paraId="433ACC7B" w14:textId="77777777" w:rsidR="000551C3" w:rsidRDefault="0019230A">
                  <w:pPr>
                    <w:pStyle w:val="Compact"/>
                    <w:rPr>
                      <w:del w:id="748" w:author="Seamus Murphy" w:date="2026-09-23T07:08:00Z" w16du:dateUtc="2026-09-23T14:08:00Z"/>
                      <w:sz w:val="16"/>
                    </w:rPr>
                  </w:pPr>
                  <w:del w:id="749" w:author="Seamus Murphy" w:date="2026-09-23T07:08:00Z" w16du:dateUtc="2026-09-23T14:08:00Z">
                    <w:r>
                      <w:rPr>
                        <w:sz w:val="16"/>
                      </w:rPr>
                      <w:delText>22,050</w:delText>
                    </w:r>
                  </w:del>
                </w:p>
              </w:tc>
              <w:tc>
                <w:tcPr>
                  <w:tcW w:w="1948" w:type="dxa"/>
                </w:tcPr>
                <w:p w14:paraId="41C35FF4" w14:textId="77777777" w:rsidR="000551C3" w:rsidRDefault="0019230A">
                  <w:pPr>
                    <w:pStyle w:val="Compact"/>
                    <w:rPr>
                      <w:del w:id="750" w:author="Seamus Murphy" w:date="2026-09-23T07:08:00Z" w16du:dateUtc="2026-09-23T14:08:00Z"/>
                      <w:sz w:val="16"/>
                    </w:rPr>
                  </w:pPr>
                  <w:del w:id="751" w:author="Seamus Murphy" w:date="2026-09-23T07:08:00Z" w16du:dateUtc="2026-09-23T14:08:00Z">
                    <w:r>
                      <w:rPr>
                        <w:sz w:val="16"/>
                      </w:rPr>
                      <w:delText>12.6</w:delText>
                    </w:r>
                  </w:del>
                </w:p>
              </w:tc>
              <w:tc>
                <w:tcPr>
                  <w:tcW w:w="1948" w:type="dxa"/>
                </w:tcPr>
                <w:p w14:paraId="7F44E23D" w14:textId="77777777" w:rsidR="000551C3" w:rsidRDefault="0019230A">
                  <w:pPr>
                    <w:pStyle w:val="Compact"/>
                    <w:rPr>
                      <w:del w:id="752" w:author="Seamus Murphy" w:date="2026-09-23T07:08:00Z" w16du:dateUtc="2026-09-23T14:08:00Z"/>
                      <w:sz w:val="16"/>
                    </w:rPr>
                  </w:pPr>
                  <w:del w:id="753" w:author="Seamus Murphy" w:date="2026-09-23T07:08:00Z" w16du:dateUtc="2026-09-23T14:08:00Z">
                    <w:r>
                      <w:rPr>
                        <w:sz w:val="16"/>
                      </w:rPr>
                      <w:delText>-0.075*</w:delText>
                    </w:r>
                  </w:del>
                </w:p>
              </w:tc>
              <w:tc>
                <w:tcPr>
                  <w:tcW w:w="1951" w:type="dxa"/>
                </w:tcPr>
                <w:p w14:paraId="10A82CC2" w14:textId="77777777" w:rsidR="000551C3" w:rsidRDefault="0019230A">
                  <w:pPr>
                    <w:pStyle w:val="Compact"/>
                    <w:rPr>
                      <w:del w:id="754" w:author="Seamus Murphy" w:date="2026-09-23T07:08:00Z" w16du:dateUtc="2026-09-23T14:08:00Z"/>
                      <w:sz w:val="16"/>
                    </w:rPr>
                  </w:pPr>
                  <w:del w:id="755" w:author="Seamus Murphy" w:date="2026-09-23T07:08:00Z" w16du:dateUtc="2026-09-23T14:08:00Z">
                    <w:r>
                      <w:rPr>
                        <w:sz w:val="16"/>
                      </w:rPr>
                      <w:delText>0.035</w:delText>
                    </w:r>
                  </w:del>
                </w:p>
              </w:tc>
            </w:tr>
            <w:tr w:rsidR="000551C3" w14:paraId="4F18411B" w14:textId="77777777" w:rsidTr="000551C3">
              <w:trPr>
                <w:trHeight w:hRule="exact" w:val="340"/>
                <w:del w:id="756" w:author="Seamus Murphy" w:date="2026-09-23T07:08:00Z" w16du:dateUtc="2026-09-23T14:08:00Z"/>
              </w:trPr>
              <w:tc>
                <w:tcPr>
                  <w:tcW w:w="1559" w:type="dxa"/>
                </w:tcPr>
                <w:p w14:paraId="3DB7F897" w14:textId="77777777" w:rsidR="000551C3" w:rsidRDefault="0019230A">
                  <w:pPr>
                    <w:pStyle w:val="Compact"/>
                    <w:rPr>
                      <w:del w:id="757" w:author="Seamus Murphy" w:date="2026-09-23T07:08:00Z" w16du:dateUtc="2026-09-23T14:08:00Z"/>
                      <w:sz w:val="16"/>
                    </w:rPr>
                  </w:pPr>
                  <w:del w:id="758" w:author="Seamus Murphy" w:date="2026-09-23T07:08:00Z" w16du:dateUtc="2026-09-23T14:08:00Z">
                    <w:r>
                      <w:rPr>
                        <w:sz w:val="16"/>
                      </w:rPr>
                      <w:delText>hollow</w:delText>
                    </w:r>
                  </w:del>
                </w:p>
              </w:tc>
              <w:tc>
                <w:tcPr>
                  <w:tcW w:w="1948" w:type="dxa"/>
                </w:tcPr>
                <w:p w14:paraId="55C87BC4" w14:textId="77777777" w:rsidR="000551C3" w:rsidRDefault="0019230A">
                  <w:pPr>
                    <w:pStyle w:val="Compact"/>
                    <w:rPr>
                      <w:del w:id="759" w:author="Seamus Murphy" w:date="2026-09-23T07:08:00Z" w16du:dateUtc="2026-09-23T14:08:00Z"/>
                      <w:sz w:val="16"/>
                    </w:rPr>
                  </w:pPr>
                  <w:del w:id="760" w:author="Seamus Murphy" w:date="2026-09-23T07:08:00Z" w16du:dateUtc="2026-09-23T14:08:00Z">
                    <w:r>
                      <w:rPr>
                        <w:sz w:val="16"/>
                      </w:rPr>
                      <w:delText>12,988</w:delText>
                    </w:r>
                  </w:del>
                </w:p>
              </w:tc>
              <w:tc>
                <w:tcPr>
                  <w:tcW w:w="1948" w:type="dxa"/>
                </w:tcPr>
                <w:p w14:paraId="0740EFEA" w14:textId="77777777" w:rsidR="000551C3" w:rsidRDefault="0019230A">
                  <w:pPr>
                    <w:pStyle w:val="Compact"/>
                    <w:rPr>
                      <w:del w:id="761" w:author="Seamus Murphy" w:date="2026-09-23T07:08:00Z" w16du:dateUtc="2026-09-23T14:08:00Z"/>
                      <w:sz w:val="16"/>
                    </w:rPr>
                  </w:pPr>
                  <w:del w:id="762" w:author="Seamus Murphy" w:date="2026-09-23T07:08:00Z" w16du:dateUtc="2026-09-23T14:08:00Z">
                    <w:r>
                      <w:rPr>
                        <w:sz w:val="16"/>
                      </w:rPr>
                      <w:delText>6.0</w:delText>
                    </w:r>
                  </w:del>
                </w:p>
              </w:tc>
              <w:tc>
                <w:tcPr>
                  <w:tcW w:w="1948" w:type="dxa"/>
                </w:tcPr>
                <w:p w14:paraId="61409216" w14:textId="77777777" w:rsidR="000551C3" w:rsidRDefault="0019230A">
                  <w:pPr>
                    <w:pStyle w:val="Compact"/>
                    <w:rPr>
                      <w:del w:id="763" w:author="Seamus Murphy" w:date="2026-09-23T07:08:00Z" w16du:dateUtc="2026-09-23T14:08:00Z"/>
                      <w:sz w:val="16"/>
                    </w:rPr>
                  </w:pPr>
                  <w:del w:id="764" w:author="Seamus Murphy" w:date="2026-09-23T07:08:00Z" w16du:dateUtc="2026-09-23T14:08:00Z">
                    <w:r>
                      <w:rPr>
                        <w:sz w:val="16"/>
                      </w:rPr>
                      <w:delText>-0.091</w:delText>
                    </w:r>
                  </w:del>
                </w:p>
              </w:tc>
              <w:tc>
                <w:tcPr>
                  <w:tcW w:w="1951" w:type="dxa"/>
                </w:tcPr>
                <w:p w14:paraId="05314B09" w14:textId="77777777" w:rsidR="000551C3" w:rsidRDefault="0019230A">
                  <w:pPr>
                    <w:pStyle w:val="Compact"/>
                    <w:rPr>
                      <w:del w:id="765" w:author="Seamus Murphy" w:date="2026-09-23T07:08:00Z" w16du:dateUtc="2026-09-23T14:08:00Z"/>
                      <w:sz w:val="16"/>
                    </w:rPr>
                  </w:pPr>
                  <w:del w:id="766" w:author="Seamus Murphy" w:date="2026-09-23T07:08:00Z" w16du:dateUtc="2026-09-23T14:08:00Z">
                    <w:r>
                      <w:rPr>
                        <w:sz w:val="16"/>
                      </w:rPr>
                      <w:delText>0.053</w:delText>
                    </w:r>
                  </w:del>
                </w:p>
              </w:tc>
            </w:tr>
            <w:tr w:rsidR="000551C3" w14:paraId="5D0BA1ED" w14:textId="77777777" w:rsidTr="000551C3">
              <w:trPr>
                <w:trHeight w:hRule="exact" w:val="340"/>
                <w:del w:id="767" w:author="Seamus Murphy" w:date="2026-09-23T07:08:00Z" w16du:dateUtc="2026-09-23T14:08:00Z"/>
              </w:trPr>
              <w:tc>
                <w:tcPr>
                  <w:tcW w:w="1559" w:type="dxa"/>
                </w:tcPr>
                <w:p w14:paraId="7086826C" w14:textId="77777777" w:rsidR="000551C3" w:rsidRDefault="0019230A">
                  <w:pPr>
                    <w:pStyle w:val="Compact"/>
                    <w:rPr>
                      <w:del w:id="768" w:author="Seamus Murphy" w:date="2026-09-23T07:08:00Z" w16du:dateUtc="2026-09-23T14:08:00Z"/>
                      <w:sz w:val="16"/>
                    </w:rPr>
                  </w:pPr>
                  <w:del w:id="769" w:author="Seamus Murphy" w:date="2026-09-23T07:08:00Z" w16du:dateUtc="2026-09-23T14:08:00Z">
                    <w:r>
                      <w:rPr>
                        <w:sz w:val="16"/>
                      </w:rPr>
                      <w:delText>valley</w:delText>
                    </w:r>
                  </w:del>
                </w:p>
              </w:tc>
              <w:tc>
                <w:tcPr>
                  <w:tcW w:w="1948" w:type="dxa"/>
                </w:tcPr>
                <w:p w14:paraId="73464C5D" w14:textId="77777777" w:rsidR="000551C3" w:rsidRDefault="0019230A">
                  <w:pPr>
                    <w:pStyle w:val="Compact"/>
                    <w:rPr>
                      <w:del w:id="770" w:author="Seamus Murphy" w:date="2026-09-23T07:08:00Z" w16du:dateUtc="2026-09-23T14:08:00Z"/>
                      <w:sz w:val="16"/>
                    </w:rPr>
                  </w:pPr>
                  <w:del w:id="771" w:author="Seamus Murphy" w:date="2026-09-23T07:08:00Z" w16du:dateUtc="2026-09-23T14:08:00Z">
                    <w:r>
                      <w:rPr>
                        <w:sz w:val="16"/>
                      </w:rPr>
                      <w:delText>2,963</w:delText>
                    </w:r>
                  </w:del>
                </w:p>
              </w:tc>
              <w:tc>
                <w:tcPr>
                  <w:tcW w:w="1948" w:type="dxa"/>
                </w:tcPr>
                <w:p w14:paraId="6AEC719C" w14:textId="77777777" w:rsidR="000551C3" w:rsidRDefault="0019230A">
                  <w:pPr>
                    <w:pStyle w:val="Compact"/>
                    <w:rPr>
                      <w:del w:id="772" w:author="Seamus Murphy" w:date="2026-09-23T07:08:00Z" w16du:dateUtc="2026-09-23T14:08:00Z"/>
                      <w:sz w:val="16"/>
                    </w:rPr>
                  </w:pPr>
                  <w:del w:id="773" w:author="Seamus Murphy" w:date="2026-09-23T07:08:00Z" w16du:dateUtc="2026-09-23T14:08:00Z">
                    <w:r>
                      <w:rPr>
                        <w:sz w:val="16"/>
                      </w:rPr>
                      <w:delText>3.8</w:delText>
                    </w:r>
                  </w:del>
                </w:p>
              </w:tc>
              <w:tc>
                <w:tcPr>
                  <w:tcW w:w="1948" w:type="dxa"/>
                </w:tcPr>
                <w:p w14:paraId="0BCF682F" w14:textId="77777777" w:rsidR="000551C3" w:rsidRDefault="0019230A">
                  <w:pPr>
                    <w:pStyle w:val="Compact"/>
                    <w:rPr>
                      <w:del w:id="774" w:author="Seamus Murphy" w:date="2026-09-23T07:08:00Z" w16du:dateUtc="2026-09-23T14:08:00Z"/>
                      <w:sz w:val="16"/>
                    </w:rPr>
                  </w:pPr>
                  <w:del w:id="775" w:author="Seamus Murphy" w:date="2026-09-23T07:08:00Z" w16du:dateUtc="2026-09-23T14:08:00Z">
                    <w:r>
                      <w:rPr>
                        <w:sz w:val="16"/>
                      </w:rPr>
                      <w:delText>-0.676****</w:delText>
                    </w:r>
                  </w:del>
                </w:p>
              </w:tc>
              <w:tc>
                <w:tcPr>
                  <w:tcW w:w="1951" w:type="dxa"/>
                </w:tcPr>
                <w:p w14:paraId="2EDC85F4" w14:textId="77777777" w:rsidR="000551C3" w:rsidRDefault="0019230A">
                  <w:pPr>
                    <w:pStyle w:val="Compact"/>
                    <w:rPr>
                      <w:del w:id="776" w:author="Seamus Murphy" w:date="2026-09-23T07:08:00Z" w16du:dateUtc="2026-09-23T14:08:00Z"/>
                      <w:sz w:val="16"/>
                    </w:rPr>
                  </w:pPr>
                  <w:del w:id="777" w:author="Seamus Murphy" w:date="2026-09-23T07:08:00Z" w16du:dateUtc="2026-09-23T14:08:00Z">
                    <w:r>
                      <w:rPr>
                        <w:sz w:val="16"/>
                      </w:rPr>
                      <w:delText>0.121</w:delText>
                    </w:r>
                  </w:del>
                </w:p>
              </w:tc>
            </w:tr>
            <w:tr w:rsidR="000551C3" w14:paraId="30D5BC7B" w14:textId="77777777" w:rsidTr="000551C3">
              <w:trPr>
                <w:trHeight w:hRule="exact" w:val="340"/>
                <w:del w:id="778" w:author="Seamus Murphy" w:date="2026-09-23T07:08:00Z" w16du:dateUtc="2026-09-23T14:08:00Z"/>
              </w:trPr>
              <w:tc>
                <w:tcPr>
                  <w:tcW w:w="1559" w:type="dxa"/>
                </w:tcPr>
                <w:p w14:paraId="224FFB75" w14:textId="77777777" w:rsidR="000551C3" w:rsidRDefault="0019230A">
                  <w:pPr>
                    <w:pStyle w:val="Compact"/>
                    <w:rPr>
                      <w:del w:id="779" w:author="Seamus Murphy" w:date="2026-09-23T07:08:00Z" w16du:dateUtc="2026-09-23T14:08:00Z"/>
                      <w:sz w:val="16"/>
                    </w:rPr>
                  </w:pPr>
                  <w:del w:id="780" w:author="Seamus Murphy" w:date="2026-09-23T07:08:00Z" w16du:dateUtc="2026-09-23T14:08:00Z">
                    <w:r>
                      <w:rPr>
                        <w:sz w:val="16"/>
                      </w:rPr>
                      <w:delText>ridge#</w:delText>
                    </w:r>
                  </w:del>
                </w:p>
              </w:tc>
              <w:tc>
                <w:tcPr>
                  <w:tcW w:w="1948" w:type="dxa"/>
                </w:tcPr>
                <w:p w14:paraId="716E82BB" w14:textId="77777777" w:rsidR="000551C3" w:rsidRDefault="0019230A">
                  <w:pPr>
                    <w:pStyle w:val="Compact"/>
                    <w:rPr>
                      <w:del w:id="781" w:author="Seamus Murphy" w:date="2026-09-23T07:08:00Z" w16du:dateUtc="2026-09-23T14:08:00Z"/>
                      <w:sz w:val="16"/>
                    </w:rPr>
                  </w:pPr>
                  <w:del w:id="782" w:author="Seamus Murphy" w:date="2026-09-23T07:08:00Z" w16du:dateUtc="2026-09-23T14:08:00Z">
                    <w:r>
                      <w:rPr>
                        <w:sz w:val="16"/>
                      </w:rPr>
                      <w:delText>1,276</w:delText>
                    </w:r>
                  </w:del>
                </w:p>
              </w:tc>
              <w:tc>
                <w:tcPr>
                  <w:tcW w:w="1948" w:type="dxa"/>
                </w:tcPr>
                <w:p w14:paraId="379A27DC" w14:textId="77777777" w:rsidR="000551C3" w:rsidRDefault="0019230A">
                  <w:pPr>
                    <w:pStyle w:val="Compact"/>
                    <w:rPr>
                      <w:del w:id="783" w:author="Seamus Murphy" w:date="2026-09-23T07:08:00Z" w16du:dateUtc="2026-09-23T14:08:00Z"/>
                      <w:sz w:val="16"/>
                    </w:rPr>
                  </w:pPr>
                  <w:del w:id="784" w:author="Seamus Murphy" w:date="2026-09-23T07:08:00Z" w16du:dateUtc="2026-09-23T14:08:00Z">
                    <w:r>
                      <w:rPr>
                        <w:sz w:val="16"/>
                      </w:rPr>
                      <w:delText>11.0</w:delText>
                    </w:r>
                  </w:del>
                </w:p>
              </w:tc>
              <w:tc>
                <w:tcPr>
                  <w:tcW w:w="1948" w:type="dxa"/>
                </w:tcPr>
                <w:p w14:paraId="2FF7FA5D" w14:textId="77777777" w:rsidR="000551C3" w:rsidRDefault="0019230A">
                  <w:pPr>
                    <w:pStyle w:val="Compact"/>
                    <w:rPr>
                      <w:del w:id="785" w:author="Seamus Murphy" w:date="2026-09-23T07:08:00Z" w16du:dateUtc="2026-09-23T14:08:00Z"/>
                      <w:sz w:val="16"/>
                    </w:rPr>
                  </w:pPr>
                  <w:del w:id="786" w:author="Seamus Murphy" w:date="2026-09-23T07:08:00Z" w16du:dateUtc="2026-09-23T14:08:00Z">
                    <w:r>
                      <w:rPr>
                        <w:sz w:val="16"/>
                      </w:rPr>
                      <w:delText>-1.160****</w:delText>
                    </w:r>
                  </w:del>
                </w:p>
              </w:tc>
              <w:tc>
                <w:tcPr>
                  <w:tcW w:w="1951" w:type="dxa"/>
                </w:tcPr>
                <w:p w14:paraId="574C9AA6" w14:textId="77777777" w:rsidR="000551C3" w:rsidRDefault="0019230A">
                  <w:pPr>
                    <w:pStyle w:val="Compact"/>
                    <w:rPr>
                      <w:del w:id="787" w:author="Seamus Murphy" w:date="2026-09-23T07:08:00Z" w16du:dateUtc="2026-09-23T14:08:00Z"/>
                      <w:sz w:val="16"/>
                    </w:rPr>
                  </w:pPr>
                  <w:del w:id="788" w:author="Seamus Murphy" w:date="2026-09-23T07:08:00Z" w16du:dateUtc="2026-09-23T14:08:00Z">
                    <w:r>
                      <w:rPr>
                        <w:sz w:val="16"/>
                      </w:rPr>
                      <w:delText>0.119</w:delText>
                    </w:r>
                  </w:del>
                </w:p>
              </w:tc>
            </w:tr>
            <w:tr w:rsidR="000551C3" w14:paraId="47738988" w14:textId="77777777" w:rsidTr="000551C3">
              <w:trPr>
                <w:trHeight w:hRule="exact" w:val="340"/>
                <w:del w:id="789" w:author="Seamus Murphy" w:date="2026-09-23T07:08:00Z" w16du:dateUtc="2026-09-23T14:08:00Z"/>
              </w:trPr>
              <w:tc>
                <w:tcPr>
                  <w:tcW w:w="1559" w:type="dxa"/>
                </w:tcPr>
                <w:p w14:paraId="12AC7CEC" w14:textId="77777777" w:rsidR="000551C3" w:rsidRDefault="0019230A">
                  <w:pPr>
                    <w:pStyle w:val="Compact"/>
                    <w:rPr>
                      <w:del w:id="790" w:author="Seamus Murphy" w:date="2026-09-23T07:08:00Z" w16du:dateUtc="2026-09-23T14:08:00Z"/>
                      <w:sz w:val="16"/>
                    </w:rPr>
                  </w:pPr>
                  <w:del w:id="791" w:author="Seamus Murphy" w:date="2026-09-23T07:08:00Z" w16du:dateUtc="2026-09-23T14:08:00Z">
                    <w:r>
                      <w:rPr>
                        <w:sz w:val="16"/>
                      </w:rPr>
                      <w:delText>peak</w:delText>
                    </w:r>
                  </w:del>
                </w:p>
              </w:tc>
              <w:tc>
                <w:tcPr>
                  <w:tcW w:w="1948" w:type="dxa"/>
                </w:tcPr>
                <w:p w14:paraId="7E413316" w14:textId="77777777" w:rsidR="000551C3" w:rsidRDefault="0019230A">
                  <w:pPr>
                    <w:pStyle w:val="Compact"/>
                    <w:rPr>
                      <w:del w:id="792" w:author="Seamus Murphy" w:date="2026-09-23T07:08:00Z" w16du:dateUtc="2026-09-23T14:08:00Z"/>
                      <w:sz w:val="16"/>
                    </w:rPr>
                  </w:pPr>
                  <w:del w:id="793" w:author="Seamus Murphy" w:date="2026-09-23T07:08:00Z" w16du:dateUtc="2026-09-23T14:08:00Z">
                    <w:r>
                      <w:rPr>
                        <w:sz w:val="16"/>
                      </w:rPr>
                      <w:delText>168</w:delText>
                    </w:r>
                  </w:del>
                </w:p>
              </w:tc>
              <w:tc>
                <w:tcPr>
                  <w:tcW w:w="1948" w:type="dxa"/>
                </w:tcPr>
                <w:p w14:paraId="2651CC87" w14:textId="77777777" w:rsidR="000551C3" w:rsidRDefault="0019230A">
                  <w:pPr>
                    <w:pStyle w:val="Compact"/>
                    <w:rPr>
                      <w:del w:id="794" w:author="Seamus Murphy" w:date="2026-09-23T07:08:00Z" w16du:dateUtc="2026-09-23T14:08:00Z"/>
                      <w:sz w:val="16"/>
                    </w:rPr>
                  </w:pPr>
                  <w:del w:id="795" w:author="Seamus Murphy" w:date="2026-09-23T07:08:00Z" w16du:dateUtc="2026-09-23T14:08:00Z">
                    <w:r>
                      <w:rPr>
                        <w:sz w:val="16"/>
                      </w:rPr>
                      <w:delText>22.6</w:delText>
                    </w:r>
                  </w:del>
                </w:p>
              </w:tc>
              <w:tc>
                <w:tcPr>
                  <w:tcW w:w="1948" w:type="dxa"/>
                </w:tcPr>
                <w:p w14:paraId="2B202259" w14:textId="77777777" w:rsidR="000551C3" w:rsidRDefault="0019230A">
                  <w:pPr>
                    <w:pStyle w:val="Compact"/>
                    <w:rPr>
                      <w:del w:id="796" w:author="Seamus Murphy" w:date="2026-09-23T07:08:00Z" w16du:dateUtc="2026-09-23T14:08:00Z"/>
                      <w:sz w:val="16"/>
                    </w:rPr>
                  </w:pPr>
                  <w:del w:id="797" w:author="Seamus Murphy" w:date="2026-09-23T07:08:00Z" w16du:dateUtc="2026-09-23T14:08:00Z">
                    <w:r>
                      <w:rPr>
                        <w:sz w:val="16"/>
                      </w:rPr>
                      <w:delText>-0.523*</w:delText>
                    </w:r>
                  </w:del>
                </w:p>
              </w:tc>
              <w:tc>
                <w:tcPr>
                  <w:tcW w:w="1951" w:type="dxa"/>
                </w:tcPr>
                <w:p w14:paraId="0AD278DE" w14:textId="77777777" w:rsidR="000551C3" w:rsidRDefault="0019230A">
                  <w:pPr>
                    <w:pStyle w:val="Compact"/>
                    <w:rPr>
                      <w:del w:id="798" w:author="Seamus Murphy" w:date="2026-09-23T07:08:00Z" w16du:dateUtc="2026-09-23T14:08:00Z"/>
                      <w:sz w:val="16"/>
                    </w:rPr>
                  </w:pPr>
                  <w:del w:id="799" w:author="Seamus Murphy" w:date="2026-09-23T07:08:00Z" w16du:dateUtc="2026-09-23T14:08:00Z">
                    <w:r>
                      <w:rPr>
                        <w:sz w:val="16"/>
                      </w:rPr>
                      <w:delText>0.227</w:delText>
                    </w:r>
                  </w:del>
                </w:p>
              </w:tc>
            </w:tr>
            <w:tr w:rsidR="000551C3" w14:paraId="00A3EFA0" w14:textId="77777777" w:rsidTr="000551C3">
              <w:trPr>
                <w:trHeight w:val="340"/>
                <w:del w:id="800" w:author="Seamus Murphy" w:date="2026-09-23T07:08:00Z" w16du:dateUtc="2026-09-23T14:08:00Z"/>
              </w:trPr>
              <w:tc>
                <w:tcPr>
                  <w:tcW w:w="9354" w:type="dxa"/>
                  <w:gridSpan w:val="5"/>
                </w:tcPr>
                <w:p w14:paraId="366FF8AE" w14:textId="77777777" w:rsidR="000551C3" w:rsidRDefault="0019230A">
                  <w:pPr>
                    <w:pStyle w:val="Compact"/>
                    <w:rPr>
                      <w:del w:id="801" w:author="Seamus Murphy" w:date="2026-09-23T07:08:00Z" w16du:dateUtc="2026-09-23T14:08:00Z"/>
                      <w:sz w:val="16"/>
                    </w:rPr>
                  </w:pPr>
                  <w:del w:id="802" w:author="Seamus Murphy" w:date="2026-09-23T07:08:00Z" w16du:dateUtc="2026-09-23T14:08:00Z">
                    <w:r>
                      <w:rPr>
                        <w:sz w:val="16"/>
                      </w:rPr>
                      <w:delText># Ridge includes the 16 shoulder cells on the perimeter. No shoulder cell was classed as attacked in any year, so the class could not be estimated on its own and was counted with ridge, its neighbour on the geomorphon scale.</w:delText>
                    </w:r>
                  </w:del>
                </w:p>
              </w:tc>
            </w:tr>
            <w:bookmarkEnd w:id="723"/>
          </w:tbl>
          <w:p w14:paraId="2C2C7A62" w14:textId="77777777" w:rsidR="000551C3" w:rsidRDefault="000551C3">
            <w:pPr>
              <w:rPr>
                <w:del w:id="803" w:author="Seamus Murphy" w:date="2026-09-23T07:08:00Z" w16du:dateUtc="2026-09-23T14:08:00Z"/>
              </w:rPr>
            </w:pPr>
          </w:p>
        </w:tc>
      </w:tr>
    </w:tbl>
    <w:p w14:paraId="13C8EE5E" w14:textId="77777777" w:rsidR="000551C3" w:rsidRDefault="0019230A">
      <w:r>
        <w:br w:type="page"/>
      </w:r>
    </w:p>
    <w:p w14:paraId="1E6D49F7" w14:textId="77777777" w:rsidR="000551C3" w:rsidRDefault="0019230A">
      <w:pPr>
        <w:pStyle w:val="Heading1"/>
      </w:pPr>
      <w:bookmarkStart w:id="804" w:name="figures"/>
      <w:bookmarkEnd w:id="499"/>
      <w:r>
        <w:t>Figures</w:t>
      </w:r>
    </w:p>
    <w:tbl>
      <w:tblPr>
        <w:tblStyle w:val="Table"/>
        <w:tblW w:w="5000" w:type="pct"/>
        <w:tblLayout w:type="fixed"/>
        <w:tblLook w:val="0000" w:firstRow="0" w:lastRow="0" w:firstColumn="0" w:lastColumn="0" w:noHBand="0" w:noVBand="0"/>
      </w:tblPr>
      <w:tblGrid>
        <w:gridCol w:w="9360"/>
      </w:tblGrid>
      <w:tr w:rsidR="000551C3" w14:paraId="0007B5B6" w14:textId="77777777">
        <w:tc>
          <w:tcPr>
            <w:tcW w:w="7920" w:type="dxa"/>
          </w:tcPr>
          <w:p w14:paraId="24FDCA05" w14:textId="77777777" w:rsidR="007563CE" w:rsidRDefault="0019230A">
            <w:pPr>
              <w:pStyle w:val="Compact"/>
              <w:jc w:val="center"/>
              <w:rPr>
                <w:ins w:id="805" w:author="Seamus Murphy" w:date="2026-09-23T07:08:00Z" w16du:dateUtc="2026-09-23T14:08:00Z"/>
              </w:rPr>
            </w:pPr>
            <w:bookmarkStart w:id="806" w:name="fig-study-area"/>
            <w:ins w:id="807" w:author="Seamus Murphy" w:date="2026-09-23T07:08:00Z" w16du:dateUtc="2026-09-23T14:08:00Z">
              <w:r>
                <w:rPr>
                  <w:noProof/>
                </w:rPr>
                <w:drawing>
                  <wp:inline distT="0" distB="0" distL="0" distR="0">
                    <wp:extent cx="5943600" cy="6656832"/>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Manuscript_files/figure-docx/fig-study-area-1.png"/>
                            <pic:cNvPicPr>
                              <a:picLocks noChangeAspect="1" noChangeArrowheads="1"/>
                            </pic:cNvPicPr>
                          </pic:nvPicPr>
                          <pic:blipFill>
                            <a:blip r:embed="rId9"/>
                            <a:stretch>
                              <a:fillRect/>
                            </a:stretch>
                          </pic:blipFill>
                          <pic:spPr bwMode="auto">
                            <a:xfrm>
                              <a:off x="0" y="0"/>
                              <a:ext cx="5943600" cy="6656832"/>
                            </a:xfrm>
                            <a:prstGeom prst="rect">
                              <a:avLst/>
                            </a:prstGeom>
                            <a:noFill/>
                            <a:ln w="9525">
                              <a:noFill/>
                              <a:headEnd/>
                              <a:tailEnd/>
                            </a:ln>
                          </pic:spPr>
                        </pic:pic>
                      </a:graphicData>
                    </a:graphic>
                  </wp:inline>
                </w:drawing>
              </w:r>
            </w:ins>
          </w:p>
          <w:p w14:paraId="61BB5CF3" w14:textId="77777777" w:rsidR="000551C3" w:rsidRDefault="0019230A">
            <w:pPr>
              <w:pStyle w:val="Compact"/>
              <w:jc w:val="center"/>
              <w:rPr>
                <w:del w:id="808" w:author="Seamus Murphy" w:date="2026-09-23T07:08:00Z" w16du:dateUtc="2026-09-23T14:08:00Z"/>
              </w:rPr>
            </w:pPr>
            <w:del w:id="809" w:author="Seamus Murphy" w:date="2026-09-23T07:08:00Z" w16du:dateUtc="2026-09-23T14:08:00Z">
              <w:r>
                <w:rPr>
                  <w:noProof/>
                </w:rPr>
                <w:drawing>
                  <wp:inline distT="0" distB="0" distL="0" distR="0" wp14:anchorId="706BFAFE" wp14:editId="7988C9D2">
                    <wp:extent cx="5943600" cy="6656832"/>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Manuscript_files/figure-docx/fig-study-area-1.png"/>
                            <pic:cNvPicPr>
                              <a:picLocks noChangeAspect="1" noChangeArrowheads="1"/>
                            </pic:cNvPicPr>
                          </pic:nvPicPr>
                          <pic:blipFill>
                            <a:blip r:embed="rId9"/>
                            <a:stretch>
                              <a:fillRect/>
                            </a:stretch>
                          </pic:blipFill>
                          <pic:spPr bwMode="auto">
                            <a:xfrm>
                              <a:off x="0" y="0"/>
                              <a:ext cx="5943600" cy="6656832"/>
                            </a:xfrm>
                            <a:prstGeom prst="rect">
                              <a:avLst/>
                            </a:prstGeom>
                            <a:noFill/>
                            <a:ln w="9525">
                              <a:noFill/>
                              <a:headEnd/>
                              <a:tailEnd/>
                            </a:ln>
                          </pic:spPr>
                        </pic:pic>
                      </a:graphicData>
                    </a:graphic>
                  </wp:inline>
                </w:drawing>
              </w:r>
            </w:del>
          </w:p>
          <w:p w14:paraId="6BE9B668" w14:textId="77777777" w:rsidR="000551C3" w:rsidRDefault="0019230A">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fell near the m</w:t>
            </w:r>
            <w:r>
              <w:t>idpoint of the scale; (i) live stems per hectare. The white outline marked the study perimeter and the red outline the 2015 Mt Midgeley burn, with contours at 200 m.</w:t>
            </w:r>
          </w:p>
        </w:tc>
        <w:bookmarkEnd w:id="806"/>
      </w:tr>
    </w:tbl>
    <w:p w14:paraId="42D2B93F" w14:textId="77777777" w:rsidR="000551C3" w:rsidRDefault="0019230A">
      <w:r>
        <w:br w:type="page"/>
      </w:r>
    </w:p>
    <w:tbl>
      <w:tblPr>
        <w:tblStyle w:val="Table"/>
        <w:tblW w:w="5000" w:type="pct"/>
        <w:tblLayout w:type="fixed"/>
        <w:tblLook w:val="0000" w:firstRow="0" w:lastRow="0" w:firstColumn="0" w:lastColumn="0" w:noHBand="0" w:noVBand="0"/>
      </w:tblPr>
      <w:tblGrid>
        <w:gridCol w:w="9360"/>
      </w:tblGrid>
      <w:tr w:rsidR="000551C3" w14:paraId="78072561" w14:textId="77777777">
        <w:tc>
          <w:tcPr>
            <w:tcW w:w="7920" w:type="dxa"/>
          </w:tcPr>
          <w:p w14:paraId="395FF068" w14:textId="77777777" w:rsidR="007563CE" w:rsidRDefault="0019230A">
            <w:pPr>
              <w:pStyle w:val="Compact"/>
              <w:jc w:val="center"/>
              <w:rPr>
                <w:ins w:id="810" w:author="Seamus Murphy" w:date="2026-09-23T07:08:00Z" w16du:dateUtc="2026-09-23T14:08:00Z"/>
              </w:rPr>
            </w:pPr>
            <w:bookmarkStart w:id="811" w:name="fig-first-attack"/>
            <w:ins w:id="812" w:author="Seamus Murphy" w:date="2026-09-23T07:08:00Z" w16du:dateUtc="2026-09-23T14:08:00Z">
              <w:r>
                <w:rPr>
                  <w:noProof/>
                </w:rPr>
                <w:drawing>
                  <wp:inline distT="0" distB="0" distL="0" distR="0">
                    <wp:extent cx="5943600" cy="4279392"/>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Manuscript_files/figure-docx/fig-first-attack-1.png"/>
                            <pic:cNvPicPr>
                              <a:picLocks noChangeAspect="1" noChangeArrowheads="1"/>
                            </pic:cNvPicPr>
                          </pic:nvPicPr>
                          <pic:blipFill>
                            <a:blip r:embed="rId10"/>
                            <a:stretch>
                              <a:fillRect/>
                            </a:stretch>
                          </pic:blipFill>
                          <pic:spPr bwMode="auto">
                            <a:xfrm>
                              <a:off x="0" y="0"/>
                              <a:ext cx="5943600" cy="4279392"/>
                            </a:xfrm>
                            <a:prstGeom prst="rect">
                              <a:avLst/>
                            </a:prstGeom>
                            <a:noFill/>
                            <a:ln w="9525">
                              <a:noFill/>
                              <a:headEnd/>
                              <a:tailEnd/>
                            </a:ln>
                          </pic:spPr>
                        </pic:pic>
                      </a:graphicData>
                    </a:graphic>
                  </wp:inline>
                </w:drawing>
              </w:r>
            </w:ins>
          </w:p>
          <w:p w14:paraId="29196D39" w14:textId="77777777" w:rsidR="000551C3" w:rsidRDefault="0019230A">
            <w:pPr>
              <w:pStyle w:val="Compact"/>
              <w:jc w:val="center"/>
              <w:rPr>
                <w:del w:id="813" w:author="Seamus Murphy" w:date="2026-09-23T07:08:00Z" w16du:dateUtc="2026-09-23T14:08:00Z"/>
              </w:rPr>
            </w:pPr>
            <w:del w:id="814" w:author="Seamus Murphy" w:date="2026-09-23T07:08:00Z" w16du:dateUtc="2026-09-23T14:08:00Z">
              <w:r>
                <w:rPr>
                  <w:noProof/>
                </w:rPr>
                <w:drawing>
                  <wp:inline distT="0" distB="0" distL="0" distR="0" wp14:anchorId="0FB37E8B" wp14:editId="740A5AB5">
                    <wp:extent cx="5943600" cy="4279392"/>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Manuscript_files/figure-docx/fig-first-attack-1.png"/>
                            <pic:cNvPicPr>
                              <a:picLocks noChangeAspect="1" noChangeArrowheads="1"/>
                            </pic:cNvPicPr>
                          </pic:nvPicPr>
                          <pic:blipFill>
                            <a:blip r:embed="rId10"/>
                            <a:stretch>
                              <a:fillRect/>
                            </a:stretch>
                          </pic:blipFill>
                          <pic:spPr bwMode="auto">
                            <a:xfrm>
                              <a:off x="0" y="0"/>
                              <a:ext cx="5943600" cy="4279392"/>
                            </a:xfrm>
                            <a:prstGeom prst="rect">
                              <a:avLst/>
                            </a:prstGeom>
                            <a:noFill/>
                            <a:ln w="9525">
                              <a:noFill/>
                              <a:headEnd/>
                              <a:tailEnd/>
                            </a:ln>
                          </pic:spPr>
                        </pic:pic>
                      </a:graphicData>
                    </a:graphic>
                  </wp:inline>
                </w:drawing>
              </w:r>
            </w:del>
          </w:p>
          <w:p w14:paraId="4F7FE1D2" w14:textId="77777777" w:rsidR="000551C3" w:rsidRDefault="0019230A">
            <w:pPr>
              <w:pStyle w:val="ImageCaption"/>
              <w:spacing w:before="200"/>
            </w:pPr>
            <w:r>
              <w:t>Figure 2: Spread of moderate-to-high beetle disturbance across the study perimeter. (a) The first year in which each cell entered the moderate-to-high class, over shaded relief with the perimeter in white and the 2015 Mt Midgeley burn in red; cells never classed as attacked showed the relief alone. The panel was built from the eight annual maps for display, and those maps were fitted separately and never merged for analysis. (b) The share of perimeter cells classed moderate-to-high in each year.</w:t>
            </w:r>
          </w:p>
        </w:tc>
        <w:bookmarkEnd w:id="811"/>
      </w:tr>
    </w:tbl>
    <w:p w14:paraId="4531F040" w14:textId="77777777" w:rsidR="000551C3" w:rsidRDefault="0019230A">
      <w:r>
        <w:br w:type="page"/>
      </w:r>
    </w:p>
    <w:p w14:paraId="35DD6D44" w14:textId="77777777" w:rsidR="007563CE" w:rsidRDefault="0019230A">
      <w:pPr>
        <w:rPr>
          <w:ins w:id="815" w:author="Seamus Murphy" w:date="2026-09-23T07:08:00Z" w16du:dateUtc="2026-09-23T14:08:00Z"/>
        </w:rPr>
      </w:pPr>
      <w:ins w:id="816" w:author="Seamus Murphy" w:date="2026-09-23T07:08:00Z" w16du:dateUtc="2026-09-23T14:08:00Z">
        <w:r>
          <w:br w:type="page"/>
        </w:r>
      </w:ins>
    </w:p>
    <w:tbl>
      <w:tblPr>
        <w:tblStyle w:val="Table"/>
        <w:tblW w:w="5000" w:type="pct"/>
        <w:tblLayout w:type="fixed"/>
        <w:tblLook w:val="0000" w:firstRow="0" w:lastRow="0" w:firstColumn="0" w:lastColumn="0" w:noHBand="0" w:noVBand="0"/>
      </w:tblPr>
      <w:tblGrid>
        <w:gridCol w:w="9360"/>
      </w:tblGrid>
      <w:tr w:rsidR="000551C3" w14:paraId="20AE3620" w14:textId="77777777">
        <w:tc>
          <w:tcPr>
            <w:tcW w:w="7920" w:type="dxa"/>
          </w:tcPr>
          <w:p w14:paraId="0AB58C9E" w14:textId="77777777" w:rsidR="007563CE" w:rsidRDefault="0019230A">
            <w:pPr>
              <w:pStyle w:val="Compact"/>
              <w:jc w:val="center"/>
              <w:rPr>
                <w:ins w:id="817" w:author="Seamus Murphy" w:date="2026-09-23T07:08:00Z" w16du:dateUtc="2026-09-23T14:08:00Z"/>
              </w:rPr>
            </w:pPr>
            <w:ins w:id="818" w:author="Seamus Murphy" w:date="2026-09-23T07:08:00Z" w16du:dateUtc="2026-09-23T14:08:00Z">
              <w:r>
                <w:rPr>
                  <w:noProof/>
                </w:rPr>
                <w:drawing>
                  <wp:inline distT="0" distB="0" distL="0" distR="0">
                    <wp:extent cx="5943600" cy="3962400"/>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Manuscript_files/figure-docx/fig-interaction-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ins>
          </w:p>
          <w:p w14:paraId="27DAA463" w14:textId="77777777" w:rsidR="000551C3" w:rsidRDefault="0019230A">
            <w:pPr>
              <w:pStyle w:val="Compact"/>
              <w:jc w:val="center"/>
              <w:rPr>
                <w:del w:id="819" w:author="Seamus Murphy" w:date="2026-09-23T07:08:00Z" w16du:dateUtc="2026-09-23T14:08:00Z"/>
              </w:rPr>
            </w:pPr>
            <w:ins w:id="820" w:author="Seamus Murphy" w:date="2026-09-23T07:08:00Z" w16du:dateUtc="2026-09-23T14:08:00Z">
              <w:r>
                <w:t>Figure 3: The refugia mechanism as fitted in the sixteen-day models. (a) Predicted probability of moderate-to-high disturbance against terrain-adjusted epoch wind at the 10th and 90th percentiles of stem density, with all other terms held at their means. The lines crossed, so wind raised attack in thin stands and lowered it in dense ones, which was the interaction. (b) The same for standing volume, where the interaction was a fifth the size and flattened the dense-stand line without reversing it, so the lin</w:t>
              </w:r>
              <w:r>
                <w:t>es converged rather than crossed over the observed range. (c) Coefficients of the sixteen-day model with and without the within-season spread term, where the shift of a term between the two fits was the part of it that the spread term absorbed. (d) Prevalence in each epoch against its mean wind, one point per epoch, with years distinguished by shape and shade so that the panel remained legible in black and white.</w:t>
              </w:r>
            </w:ins>
            <w:bookmarkStart w:id="821" w:name="fig-flight-window"/>
            <w:del w:id="822" w:author="Seamus Murphy" w:date="2026-09-23T07:08:00Z" w16du:dateUtc="2026-09-23T14:08:00Z">
              <w:r>
                <w:rPr>
                  <w:noProof/>
                </w:rPr>
                <w:drawing>
                  <wp:inline distT="0" distB="0" distL="0" distR="0" wp14:anchorId="4C46C525" wp14:editId="5205EBCA">
                    <wp:extent cx="5943600" cy="4913376"/>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Manuscript_files/figure-docx/fig-flight-window-1.png"/>
                            <pic:cNvPicPr>
                              <a:picLocks noChangeAspect="1" noChangeArrowheads="1"/>
                            </pic:cNvPicPr>
                          </pic:nvPicPr>
                          <pic:blipFill>
                            <a:blip r:embed="rId12"/>
                            <a:stretch>
                              <a:fillRect/>
                            </a:stretch>
                          </pic:blipFill>
                          <pic:spPr bwMode="auto">
                            <a:xfrm>
                              <a:off x="0" y="0"/>
                              <a:ext cx="5943600" cy="4913376"/>
                            </a:xfrm>
                            <a:prstGeom prst="rect">
                              <a:avLst/>
                            </a:prstGeom>
                            <a:noFill/>
                            <a:ln w="9525">
                              <a:noFill/>
                              <a:headEnd/>
                              <a:tailEnd/>
                            </a:ln>
                          </pic:spPr>
                        </pic:pic>
                      </a:graphicData>
                    </a:graphic>
                  </wp:inline>
                </w:drawing>
              </w:r>
            </w:del>
          </w:p>
          <w:p w14:paraId="09E13B57" w14:textId="77777777" w:rsidR="000551C3" w:rsidRDefault="0019230A">
            <w:pPr>
              <w:pStyle w:val="ImageCaption"/>
              <w:spacing w:before="200"/>
            </w:pPr>
            <w:del w:id="823" w:author="Seamus Murphy" w:date="2026-09-23T07:08:00Z" w16du:dateUtc="2026-09-23T14:08:00Z">
              <w:r>
                <w:delText xml:space="preserve">Figure 3: The flight window against the landscape’s own climate, from hourly Environment and Climate Change Canada station records for May to September of the nine study years. The shaded band marked the window, 1 July to 15 August, taken from the bionomics and not fitted to these data. (a) Mean afternoon temperature by day of year, with the 19 to 41 degrees C flight range and the 22 to 32 degrees C peak band marked. (b) The share of afternoon hours inside the flight range, day by day. (c) Mean temperature </w:delText>
              </w:r>
              <w:r>
                <w:delText>and the share of all hours inside the flight range, by hour, with the 12:00 to 17:00 restriction shaded. (d) Mean wind speed by hour on the same axis, showing that the hours in which the beetle could fly were also the windiest of the day.</w:delText>
              </w:r>
            </w:del>
          </w:p>
        </w:tc>
        <w:bookmarkEnd w:id="821"/>
      </w:tr>
    </w:tbl>
    <w:p w14:paraId="565F21F8" w14:textId="77777777" w:rsidR="000551C3" w:rsidRDefault="0019230A">
      <w:pPr>
        <w:rPr>
          <w:del w:id="824" w:author="Seamus Murphy" w:date="2026-09-23T07:08:00Z" w16du:dateUtc="2026-09-23T14:08:00Z"/>
        </w:rPr>
      </w:pPr>
      <w:del w:id="825" w:author="Seamus Murphy" w:date="2026-09-23T07:08:00Z" w16du:dateUtc="2026-09-23T14:08:00Z">
        <w:r>
          <w:br w:type="page"/>
        </w:r>
      </w:del>
    </w:p>
    <w:tbl>
      <w:tblPr>
        <w:tblStyle w:val="Table"/>
        <w:tblW w:w="5000" w:type="pct"/>
        <w:tblLayout w:type="fixed"/>
        <w:tblLook w:val="0000" w:firstRow="0" w:lastRow="0" w:firstColumn="0" w:lastColumn="0" w:noHBand="0" w:noVBand="0"/>
      </w:tblPr>
      <w:tblGrid>
        <w:gridCol w:w="9360"/>
      </w:tblGrid>
      <w:tr w:rsidR="000551C3" w14:paraId="5F937A49" w14:textId="77777777">
        <w:trPr>
          <w:del w:id="826" w:author="Seamus Murphy" w:date="2026-09-23T07:08:00Z" w16du:dateUtc="2026-09-23T14:08:00Z"/>
        </w:trPr>
        <w:tc>
          <w:tcPr>
            <w:tcW w:w="7920" w:type="dxa"/>
          </w:tcPr>
          <w:p w14:paraId="1AA717B7" w14:textId="77777777" w:rsidR="000551C3" w:rsidRDefault="0019230A">
            <w:pPr>
              <w:pStyle w:val="Compact"/>
              <w:jc w:val="center"/>
              <w:rPr>
                <w:del w:id="827" w:author="Seamus Murphy" w:date="2026-09-23T07:08:00Z" w16du:dateUtc="2026-09-23T14:08:00Z"/>
              </w:rPr>
            </w:pPr>
            <w:bookmarkStart w:id="828" w:name="fig-interaction"/>
            <w:del w:id="829" w:author="Seamus Murphy" w:date="2026-09-23T07:08:00Z" w16du:dateUtc="2026-09-23T14:08:00Z">
              <w:r>
                <w:rPr>
                  <w:noProof/>
                </w:rPr>
                <w:drawing>
                  <wp:inline distT="0" distB="0" distL="0" distR="0" wp14:anchorId="48338BEF" wp14:editId="7C8C2AB5">
                    <wp:extent cx="5943600" cy="39624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Manuscript_files/figure-docx/fig-interaction-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del>
          </w:p>
          <w:p w14:paraId="17457B2F" w14:textId="77777777" w:rsidR="000551C3" w:rsidRDefault="0019230A">
            <w:pPr>
              <w:pStyle w:val="ImageCaption"/>
              <w:spacing w:before="200"/>
              <w:rPr>
                <w:del w:id="830" w:author="Seamus Murphy" w:date="2026-09-23T07:08:00Z" w16du:dateUtc="2026-09-23T14:08:00Z"/>
              </w:rPr>
            </w:pPr>
            <w:del w:id="831" w:author="Seamus Murphy" w:date="2026-09-23T07:08:00Z" w16du:dateUtc="2026-09-23T14:08:00Z">
              <w:r>
                <w:delText>Figure 4: The refugia mechanism as fitted in the sixteen-day models. (a) Predicted probability of moderate-to-high disturbance against terrain-adjusted epoch wind at the 10th and 90th percentiles of stem density, with all other terms held at their means. The lines crossed, so wind raised attack in thin stands and lowered it in dense ones, which was the interaction. (b) The same for standing volume, where the interaction was a fifth the size and flattened the dense-stand line without reversing it, so the lin</w:delText>
              </w:r>
              <w:r>
                <w:delText>es converged rather than crossed over the observed range. (c) Coefficients of the sixteen-day model with and without the within-season spread term, where the shift of a term between the two fits was the part of it that the spread term absorbed. (d) Prevalence in each epoch against its mean wind, one point per epoch, with years distinguished by shape and shade so that the panel remained legible in black and white.</w:delText>
              </w:r>
            </w:del>
          </w:p>
        </w:tc>
        <w:bookmarkEnd w:id="828"/>
      </w:tr>
      <w:bookmarkEnd w:id="804"/>
    </w:tbl>
    <w:p w14:paraId="37C735E9" w14:textId="77777777" w:rsidR="008427AC" w:rsidRDefault="008427AC">
      <w:pPr>
        <w:rPr>
          <w:del w:id="832" w:author="Seamus Murphy" w:date="2026-09-23T07:08:00Z" w16du:dateUtc="2026-09-23T14:08:00Z"/>
        </w:rPr>
      </w:pPr>
    </w:p>
    <w:p w14:paraId="36C97AE6" w14:textId="77777777" w:rsidR="00360D12" w:rsidRDefault="00360D12">
      <w:pPr>
        <w:rPr>
          <w:del w:id="833" w:author="Seamus Murphy" w:date="2026-09-23T07:08:00Z" w16du:dateUtc="2026-09-23T14:08:00Z"/>
        </w:rPr>
      </w:pPr>
    </w:p>
    <w:p w14:paraId="67355291" w14:textId="77777777" w:rsidR="00D91570" w:rsidRDefault="00D91570" w:rsidP="00360D12">
      <w:pPr>
        <w:pStyle w:val="Title"/>
        <w:rPr>
          <w:del w:id="834" w:author="Seamus Murphy" w:date="2026-09-23T07:08:00Z" w16du:dateUtc="2026-09-23T14:08:00Z"/>
        </w:rPr>
        <w:sectPr w:rsidR="00D91570" w:rsidSect="00B13028">
          <w:pgSz w:w="12240" w:h="15840"/>
          <w:pgMar w:top="1440" w:right="1440" w:bottom="1440" w:left="1440" w:header="720" w:footer="720" w:gutter="0"/>
          <w:lnNumType w:countBy="1" w:restart="continuous"/>
          <w:pgNumType w:start="1"/>
          <w:cols w:space="720"/>
          <w:titlePg/>
          <w:docGrid w:linePitch="299"/>
        </w:sectPr>
      </w:pPr>
    </w:p>
    <w:p w14:paraId="2382FBFF" w14:textId="77777777" w:rsidR="00360D12" w:rsidRDefault="00360D12" w:rsidP="00E165CF">
      <w:pPr>
        <w:pStyle w:val="Title"/>
        <w:spacing w:before="0" w:after="0"/>
        <w:rPr>
          <w:del w:id="835" w:author="Seamus Murphy" w:date="2026-09-23T07:08:00Z" w16du:dateUtc="2026-09-23T14:08:00Z"/>
        </w:rPr>
      </w:pPr>
      <w:del w:id="836" w:author="Seamus Murphy" w:date="2026-09-23T07:08:00Z" w16du:dateUtc="2026-09-23T14:08:00Z">
        <w:r>
          <w:delText>Supporting Information</w:delText>
        </w:r>
      </w:del>
    </w:p>
    <w:p w14:paraId="1E166ECE" w14:textId="77777777" w:rsidR="00360D12" w:rsidRDefault="00360D12" w:rsidP="00E165CF">
      <w:pPr>
        <w:pStyle w:val="Heading1"/>
        <w:spacing w:before="0" w:after="0"/>
        <w:rPr>
          <w:del w:id="837" w:author="Seamus Murphy" w:date="2026-09-23T07:08:00Z" w16du:dateUtc="2026-09-23T14:08:00Z"/>
        </w:rPr>
      </w:pPr>
      <w:bookmarkStart w:id="838" w:name="_Table_S1"/>
      <w:bookmarkStart w:id="839" w:name="table-s1"/>
      <w:bookmarkEnd w:id="838"/>
      <w:del w:id="840" w:author="Seamus Murphy" w:date="2026-09-23T07:08:00Z" w16du:dateUtc="2026-09-23T14:08:00Z">
        <w:r>
          <w:delText>Table S1</w:delText>
        </w:r>
      </w:del>
    </w:p>
    <w:p w14:paraId="5DA58670" w14:textId="77777777" w:rsidR="00360D12" w:rsidRDefault="00360D12" w:rsidP="00E165CF">
      <w:pPr>
        <w:pStyle w:val="FirstParagraph"/>
        <w:spacing w:after="0"/>
        <w:rPr>
          <w:del w:id="841" w:author="Seamus Murphy" w:date="2026-09-23T07:08:00Z" w16du:dateUtc="2026-09-23T14:08:00Z"/>
        </w:rPr>
      </w:pPr>
      <w:del w:id="842" w:author="Seamus Murphy" w:date="2026-09-23T07:08:00Z" w16du:dateUtc="2026-09-23T14:08:00Z">
        <w:r>
          <w:delText>The datasets this study combined, with the structure and resolution of each. Spatial resolution was the grid on which a variable was analysed and temporal resolution the interval at which it varied. The response varied every 16 days, the inventory once a year, the station wind every hour and the terrain not at all, which was the unevenness the wind analysis depended on.</w:delText>
        </w:r>
      </w:del>
    </w:p>
    <w:tbl>
      <w:tblPr>
        <w:tblStyle w:val="Table"/>
        <w:tblW w:w="0" w:type="auto"/>
        <w:tblLook w:val="0020" w:firstRow="1" w:lastRow="0" w:firstColumn="0" w:lastColumn="0" w:noHBand="0" w:noVBand="0"/>
      </w:tblPr>
      <w:tblGrid>
        <w:gridCol w:w="1276"/>
        <w:gridCol w:w="1985"/>
        <w:gridCol w:w="1788"/>
        <w:gridCol w:w="1087"/>
        <w:gridCol w:w="1108"/>
        <w:gridCol w:w="1038"/>
        <w:gridCol w:w="1078"/>
      </w:tblGrid>
      <w:tr w:rsidR="00360D12" w14:paraId="30E68DCB" w14:textId="77777777" w:rsidTr="00E165CF">
        <w:trPr>
          <w:cnfStyle w:val="100000000000" w:firstRow="1" w:lastRow="0" w:firstColumn="0" w:lastColumn="0" w:oddVBand="0" w:evenVBand="0" w:oddHBand="0" w:evenHBand="0" w:firstRowFirstColumn="0" w:firstRowLastColumn="0" w:lastRowFirstColumn="0" w:lastRowLastColumn="0"/>
          <w:trHeight w:val="113"/>
          <w:tblHeader/>
          <w:del w:id="843" w:author="Seamus Murphy" w:date="2026-09-23T07:08:00Z" w16du:dateUtc="2026-09-23T14:08:00Z"/>
        </w:trPr>
        <w:tc>
          <w:tcPr>
            <w:tcW w:w="1276" w:type="dxa"/>
          </w:tcPr>
          <w:p w14:paraId="322359F8" w14:textId="77777777" w:rsidR="00360D12" w:rsidRDefault="00360D12" w:rsidP="008D2271">
            <w:pPr>
              <w:pStyle w:val="Compact"/>
              <w:rPr>
                <w:del w:id="844" w:author="Seamus Murphy" w:date="2026-09-23T07:08:00Z" w16du:dateUtc="2026-09-23T14:08:00Z"/>
                <w:sz w:val="16"/>
              </w:rPr>
            </w:pPr>
            <w:del w:id="845" w:author="Seamus Murphy" w:date="2026-09-23T07:08:00Z" w16du:dateUtc="2026-09-23T14:08:00Z">
              <w:r>
                <w:rPr>
                  <w:sz w:val="16"/>
                </w:rPr>
                <w:delText>Dataset</w:delText>
              </w:r>
            </w:del>
          </w:p>
        </w:tc>
        <w:tc>
          <w:tcPr>
            <w:tcW w:w="1985" w:type="dxa"/>
          </w:tcPr>
          <w:p w14:paraId="113F4C6C" w14:textId="77777777" w:rsidR="00360D12" w:rsidRDefault="00360D12" w:rsidP="008D2271">
            <w:pPr>
              <w:pStyle w:val="Compact"/>
              <w:rPr>
                <w:del w:id="846" w:author="Seamus Murphy" w:date="2026-09-23T07:08:00Z" w16du:dateUtc="2026-09-23T14:08:00Z"/>
                <w:sz w:val="16"/>
              </w:rPr>
            </w:pPr>
            <w:del w:id="847" w:author="Seamus Murphy" w:date="2026-09-23T07:08:00Z" w16du:dateUtc="2026-09-23T14:08:00Z">
              <w:r>
                <w:rPr>
                  <w:sz w:val="16"/>
                </w:rPr>
                <w:delText>Source</w:delText>
              </w:r>
            </w:del>
          </w:p>
        </w:tc>
        <w:tc>
          <w:tcPr>
            <w:tcW w:w="1788" w:type="dxa"/>
          </w:tcPr>
          <w:p w14:paraId="44639018" w14:textId="77777777" w:rsidR="00360D12" w:rsidRDefault="00360D12" w:rsidP="008D2271">
            <w:pPr>
              <w:pStyle w:val="Compact"/>
              <w:rPr>
                <w:del w:id="848" w:author="Seamus Murphy" w:date="2026-09-23T07:08:00Z" w16du:dateUtc="2026-09-23T14:08:00Z"/>
                <w:sz w:val="16"/>
              </w:rPr>
            </w:pPr>
            <w:del w:id="849" w:author="Seamus Murphy" w:date="2026-09-23T07:08:00Z" w16du:dateUtc="2026-09-23T14:08:00Z">
              <w:r>
                <w:rPr>
                  <w:sz w:val="16"/>
                </w:rPr>
                <w:delText>Variables</w:delText>
              </w:r>
            </w:del>
          </w:p>
        </w:tc>
        <w:tc>
          <w:tcPr>
            <w:tcW w:w="1087" w:type="dxa"/>
          </w:tcPr>
          <w:p w14:paraId="3A9BBFC9" w14:textId="77777777" w:rsidR="00360D12" w:rsidRDefault="00360D12" w:rsidP="008D2271">
            <w:pPr>
              <w:pStyle w:val="Compact"/>
              <w:rPr>
                <w:del w:id="850" w:author="Seamus Murphy" w:date="2026-09-23T07:08:00Z" w16du:dateUtc="2026-09-23T14:08:00Z"/>
                <w:sz w:val="16"/>
              </w:rPr>
            </w:pPr>
            <w:del w:id="851" w:author="Seamus Murphy" w:date="2026-09-23T07:08:00Z" w16du:dateUtc="2026-09-23T14:08:00Z">
              <w:r>
                <w:rPr>
                  <w:sz w:val="16"/>
                </w:rPr>
                <w:delText>Spatial</w:delText>
              </w:r>
            </w:del>
          </w:p>
        </w:tc>
        <w:tc>
          <w:tcPr>
            <w:tcW w:w="0" w:type="auto"/>
          </w:tcPr>
          <w:p w14:paraId="04195E69" w14:textId="77777777" w:rsidR="00360D12" w:rsidRDefault="00360D12" w:rsidP="008D2271">
            <w:pPr>
              <w:pStyle w:val="Compact"/>
              <w:rPr>
                <w:del w:id="852" w:author="Seamus Murphy" w:date="2026-09-23T07:08:00Z" w16du:dateUtc="2026-09-23T14:08:00Z"/>
                <w:sz w:val="16"/>
              </w:rPr>
            </w:pPr>
            <w:del w:id="853" w:author="Seamus Murphy" w:date="2026-09-23T07:08:00Z" w16du:dateUtc="2026-09-23T14:08:00Z">
              <w:r>
                <w:rPr>
                  <w:sz w:val="16"/>
                </w:rPr>
                <w:delText>Temporal</w:delText>
              </w:r>
            </w:del>
          </w:p>
        </w:tc>
        <w:tc>
          <w:tcPr>
            <w:tcW w:w="0" w:type="auto"/>
          </w:tcPr>
          <w:p w14:paraId="5C479432" w14:textId="77777777" w:rsidR="00360D12" w:rsidRDefault="00360D12" w:rsidP="008D2271">
            <w:pPr>
              <w:pStyle w:val="Compact"/>
              <w:rPr>
                <w:del w:id="854" w:author="Seamus Murphy" w:date="2026-09-23T07:08:00Z" w16du:dateUtc="2026-09-23T14:08:00Z"/>
                <w:sz w:val="16"/>
              </w:rPr>
            </w:pPr>
            <w:del w:id="855" w:author="Seamus Murphy" w:date="2026-09-23T07:08:00Z" w16du:dateUtc="2026-09-23T14:08:00Z">
              <w:r>
                <w:rPr>
                  <w:sz w:val="16"/>
                </w:rPr>
                <w:delText>Period</w:delText>
              </w:r>
            </w:del>
          </w:p>
        </w:tc>
        <w:tc>
          <w:tcPr>
            <w:tcW w:w="0" w:type="auto"/>
          </w:tcPr>
          <w:p w14:paraId="410D28E4" w14:textId="77777777" w:rsidR="00360D12" w:rsidRDefault="00360D12" w:rsidP="008D2271">
            <w:pPr>
              <w:pStyle w:val="Compact"/>
              <w:rPr>
                <w:del w:id="856" w:author="Seamus Murphy" w:date="2026-09-23T07:08:00Z" w16du:dateUtc="2026-09-23T14:08:00Z"/>
                <w:sz w:val="16"/>
              </w:rPr>
            </w:pPr>
            <w:del w:id="857" w:author="Seamus Murphy" w:date="2026-09-23T07:08:00Z" w16du:dateUtc="2026-09-23T14:08:00Z">
              <w:r>
                <w:rPr>
                  <w:sz w:val="16"/>
                </w:rPr>
                <w:delText>n</w:delText>
              </w:r>
            </w:del>
          </w:p>
        </w:tc>
      </w:tr>
      <w:tr w:rsidR="00360D12" w14:paraId="3F9DFAEF" w14:textId="77777777" w:rsidTr="00E165CF">
        <w:trPr>
          <w:trHeight w:val="567"/>
          <w:del w:id="858" w:author="Seamus Murphy" w:date="2026-09-23T07:08:00Z" w16du:dateUtc="2026-09-23T14:08:00Z"/>
        </w:trPr>
        <w:tc>
          <w:tcPr>
            <w:tcW w:w="1276" w:type="dxa"/>
          </w:tcPr>
          <w:p w14:paraId="17DA6BDB" w14:textId="77777777" w:rsidR="00360D12" w:rsidRPr="00090F78" w:rsidRDefault="00360D12" w:rsidP="008D2271">
            <w:pPr>
              <w:pStyle w:val="Compact"/>
              <w:rPr>
                <w:del w:id="859" w:author="Seamus Murphy" w:date="2026-09-23T07:08:00Z" w16du:dateUtc="2026-09-23T14:08:00Z"/>
                <w:sz w:val="15"/>
                <w:szCs w:val="15"/>
              </w:rPr>
            </w:pPr>
            <w:del w:id="860" w:author="Seamus Murphy" w:date="2026-09-23T07:08:00Z" w16du:dateUtc="2026-09-23T14:08:00Z">
              <w:r w:rsidRPr="00090F78">
                <w:rPr>
                  <w:sz w:val="15"/>
                  <w:szCs w:val="15"/>
                </w:rPr>
                <w:delText>Beetle attack (Annual)</w:delText>
              </w:r>
            </w:del>
          </w:p>
        </w:tc>
        <w:tc>
          <w:tcPr>
            <w:tcW w:w="1985" w:type="dxa"/>
          </w:tcPr>
          <w:p w14:paraId="3168727F" w14:textId="77777777" w:rsidR="00360D12" w:rsidRPr="00090F78" w:rsidRDefault="00360D12" w:rsidP="008D2271">
            <w:pPr>
              <w:pStyle w:val="Compact"/>
              <w:rPr>
                <w:del w:id="861" w:author="Seamus Murphy" w:date="2026-09-23T07:08:00Z" w16du:dateUtc="2026-09-23T14:08:00Z"/>
                <w:sz w:val="15"/>
                <w:szCs w:val="15"/>
              </w:rPr>
            </w:pPr>
            <w:del w:id="862" w:author="Seamus Murphy" w:date="2026-09-23T07:08:00Z" w16du:dateUtc="2026-09-23T14:08:00Z">
              <w:r w:rsidRPr="00090F78">
                <w:rPr>
                  <w:sz w:val="15"/>
                  <w:szCs w:val="15"/>
                </w:rPr>
                <w:delText>Landsat 5 and 8 Collection 2 Level-2</w:delText>
              </w:r>
            </w:del>
          </w:p>
        </w:tc>
        <w:tc>
          <w:tcPr>
            <w:tcW w:w="1788" w:type="dxa"/>
          </w:tcPr>
          <w:p w14:paraId="0EFD45FC" w14:textId="77777777" w:rsidR="00360D12" w:rsidRPr="00090F78" w:rsidRDefault="00360D12" w:rsidP="008D2271">
            <w:pPr>
              <w:pStyle w:val="Compact"/>
              <w:rPr>
                <w:del w:id="863" w:author="Seamus Murphy" w:date="2026-09-23T07:08:00Z" w16du:dateUtc="2026-09-23T14:08:00Z"/>
                <w:sz w:val="15"/>
                <w:szCs w:val="15"/>
              </w:rPr>
            </w:pPr>
            <w:del w:id="864" w:author="Seamus Murphy" w:date="2026-09-23T07:08:00Z" w16du:dateUtc="2026-09-23T14:08:00Z">
              <w:r w:rsidRPr="00090F78">
                <w:rPr>
                  <w:sz w:val="15"/>
                  <w:szCs w:val="15"/>
                </w:rPr>
                <w:delText>Moderate-to-high NDMI binary</w:delText>
              </w:r>
            </w:del>
          </w:p>
        </w:tc>
        <w:tc>
          <w:tcPr>
            <w:tcW w:w="1087" w:type="dxa"/>
          </w:tcPr>
          <w:p w14:paraId="257291D7" w14:textId="77777777" w:rsidR="00360D12" w:rsidRPr="00090F78" w:rsidRDefault="00360D12" w:rsidP="008D2271">
            <w:pPr>
              <w:pStyle w:val="Compact"/>
              <w:rPr>
                <w:del w:id="865" w:author="Seamus Murphy" w:date="2026-09-23T07:08:00Z" w16du:dateUtc="2026-09-23T14:08:00Z"/>
                <w:sz w:val="15"/>
                <w:szCs w:val="15"/>
              </w:rPr>
            </w:pPr>
            <w:del w:id="866" w:author="Seamus Murphy" w:date="2026-09-23T07:08:00Z" w16du:dateUtc="2026-09-23T14:08:00Z">
              <w:r w:rsidRPr="00090F78">
                <w:rPr>
                  <w:sz w:val="15"/>
                  <w:szCs w:val="15"/>
                </w:rPr>
                <w:delText>30 m</w:delText>
              </w:r>
            </w:del>
          </w:p>
        </w:tc>
        <w:tc>
          <w:tcPr>
            <w:tcW w:w="0" w:type="auto"/>
          </w:tcPr>
          <w:p w14:paraId="3751AEE9" w14:textId="77777777" w:rsidR="00360D12" w:rsidRPr="00090F78" w:rsidRDefault="00360D12" w:rsidP="008D2271">
            <w:pPr>
              <w:pStyle w:val="Compact"/>
              <w:rPr>
                <w:del w:id="867" w:author="Seamus Murphy" w:date="2026-09-23T07:08:00Z" w16du:dateUtc="2026-09-23T14:08:00Z"/>
                <w:sz w:val="15"/>
                <w:szCs w:val="15"/>
              </w:rPr>
            </w:pPr>
            <w:del w:id="868" w:author="Seamus Murphy" w:date="2026-09-23T07:08:00Z" w16du:dateUtc="2026-09-23T14:08:00Z">
              <w:r w:rsidRPr="00090F78">
                <w:rPr>
                  <w:sz w:val="15"/>
                  <w:szCs w:val="15"/>
                </w:rPr>
                <w:delText>1 year</w:delText>
              </w:r>
            </w:del>
          </w:p>
        </w:tc>
        <w:tc>
          <w:tcPr>
            <w:tcW w:w="0" w:type="auto"/>
          </w:tcPr>
          <w:p w14:paraId="53AFF743" w14:textId="77777777" w:rsidR="00360D12" w:rsidRPr="00090F78" w:rsidRDefault="00360D12" w:rsidP="008D2271">
            <w:pPr>
              <w:pStyle w:val="Compact"/>
              <w:rPr>
                <w:del w:id="869" w:author="Seamus Murphy" w:date="2026-09-23T07:08:00Z" w16du:dateUtc="2026-09-23T14:08:00Z"/>
                <w:sz w:val="15"/>
                <w:szCs w:val="15"/>
              </w:rPr>
            </w:pPr>
            <w:del w:id="870" w:author="Seamus Murphy" w:date="2026-09-23T07:08:00Z" w16du:dateUtc="2026-09-23T14:08:00Z">
              <w:r w:rsidRPr="00090F78">
                <w:rPr>
                  <w:sz w:val="15"/>
                  <w:szCs w:val="15"/>
                </w:rPr>
                <w:delText>2006-2014, (excl. 2012)</w:delText>
              </w:r>
            </w:del>
          </w:p>
        </w:tc>
        <w:tc>
          <w:tcPr>
            <w:tcW w:w="0" w:type="auto"/>
          </w:tcPr>
          <w:p w14:paraId="20AD9E48" w14:textId="77777777" w:rsidR="00360D12" w:rsidRPr="00090F78" w:rsidRDefault="00360D12" w:rsidP="008D2271">
            <w:pPr>
              <w:pStyle w:val="Compact"/>
              <w:rPr>
                <w:del w:id="871" w:author="Seamus Murphy" w:date="2026-09-23T07:08:00Z" w16du:dateUtc="2026-09-23T14:08:00Z"/>
                <w:sz w:val="15"/>
                <w:szCs w:val="15"/>
              </w:rPr>
            </w:pPr>
            <w:del w:id="872" w:author="Seamus Murphy" w:date="2026-09-23T07:08:00Z" w16du:dateUtc="2026-09-23T14:08:00Z">
              <w:r w:rsidRPr="00090F78">
                <w:rPr>
                  <w:sz w:val="15"/>
                  <w:szCs w:val="15"/>
                </w:rPr>
                <w:delText>8 years</w:delText>
              </w:r>
            </w:del>
          </w:p>
        </w:tc>
      </w:tr>
      <w:tr w:rsidR="00360D12" w14:paraId="0294C870" w14:textId="77777777" w:rsidTr="00E165CF">
        <w:trPr>
          <w:trHeight w:val="567"/>
          <w:del w:id="873" w:author="Seamus Murphy" w:date="2026-09-23T07:08:00Z" w16du:dateUtc="2026-09-23T14:08:00Z"/>
        </w:trPr>
        <w:tc>
          <w:tcPr>
            <w:tcW w:w="1276" w:type="dxa"/>
          </w:tcPr>
          <w:p w14:paraId="2AB0874E" w14:textId="77777777" w:rsidR="00360D12" w:rsidRPr="00090F78" w:rsidRDefault="00360D12" w:rsidP="008D2271">
            <w:pPr>
              <w:pStyle w:val="Compact"/>
              <w:rPr>
                <w:del w:id="874" w:author="Seamus Murphy" w:date="2026-09-23T07:08:00Z" w16du:dateUtc="2026-09-23T14:08:00Z"/>
                <w:sz w:val="15"/>
                <w:szCs w:val="15"/>
              </w:rPr>
            </w:pPr>
            <w:del w:id="875" w:author="Seamus Murphy" w:date="2026-09-23T07:08:00Z" w16du:dateUtc="2026-09-23T14:08:00Z">
              <w:r w:rsidRPr="00090F78">
                <w:rPr>
                  <w:sz w:val="15"/>
                  <w:szCs w:val="15"/>
                </w:rPr>
                <w:delText>Beetle attack (/16-day)</w:delText>
              </w:r>
            </w:del>
          </w:p>
        </w:tc>
        <w:tc>
          <w:tcPr>
            <w:tcW w:w="1985" w:type="dxa"/>
          </w:tcPr>
          <w:p w14:paraId="51438511" w14:textId="77777777" w:rsidR="00360D12" w:rsidRPr="00090F78" w:rsidRDefault="00360D12" w:rsidP="008D2271">
            <w:pPr>
              <w:pStyle w:val="Compact"/>
              <w:rPr>
                <w:del w:id="876" w:author="Seamus Murphy" w:date="2026-09-23T07:08:00Z" w16du:dateUtc="2026-09-23T14:08:00Z"/>
                <w:sz w:val="15"/>
                <w:szCs w:val="15"/>
              </w:rPr>
            </w:pPr>
            <w:del w:id="877" w:author="Seamus Murphy" w:date="2026-09-23T07:08:00Z" w16du:dateUtc="2026-09-23T14:08:00Z">
              <w:r w:rsidRPr="00090F78">
                <w:rPr>
                  <w:sz w:val="15"/>
                  <w:szCs w:val="15"/>
                </w:rPr>
                <w:delText>Landsat 5 and 8 Collection 2 Level-2</w:delText>
              </w:r>
            </w:del>
          </w:p>
        </w:tc>
        <w:tc>
          <w:tcPr>
            <w:tcW w:w="1788" w:type="dxa"/>
          </w:tcPr>
          <w:p w14:paraId="2654ACD4" w14:textId="77777777" w:rsidR="00360D12" w:rsidRPr="00090F78" w:rsidRDefault="00360D12" w:rsidP="008D2271">
            <w:pPr>
              <w:pStyle w:val="Compact"/>
              <w:rPr>
                <w:del w:id="878" w:author="Seamus Murphy" w:date="2026-09-23T07:08:00Z" w16du:dateUtc="2026-09-23T14:08:00Z"/>
                <w:sz w:val="15"/>
                <w:szCs w:val="15"/>
              </w:rPr>
            </w:pPr>
            <w:del w:id="879" w:author="Seamus Murphy" w:date="2026-09-23T07:08:00Z" w16du:dateUtc="2026-09-23T14:08:00Z">
              <w:r w:rsidRPr="00090F78">
                <w:rPr>
                  <w:sz w:val="15"/>
                  <w:szCs w:val="15"/>
                </w:rPr>
                <w:delText>Moderate-to-high NDMI binary</w:delText>
              </w:r>
            </w:del>
          </w:p>
        </w:tc>
        <w:tc>
          <w:tcPr>
            <w:tcW w:w="1087" w:type="dxa"/>
          </w:tcPr>
          <w:p w14:paraId="1976F7B7" w14:textId="77777777" w:rsidR="00360D12" w:rsidRPr="00090F78" w:rsidRDefault="00360D12" w:rsidP="008D2271">
            <w:pPr>
              <w:pStyle w:val="Compact"/>
              <w:rPr>
                <w:del w:id="880" w:author="Seamus Murphy" w:date="2026-09-23T07:08:00Z" w16du:dateUtc="2026-09-23T14:08:00Z"/>
                <w:sz w:val="15"/>
                <w:szCs w:val="15"/>
              </w:rPr>
            </w:pPr>
            <w:del w:id="881" w:author="Seamus Murphy" w:date="2026-09-23T07:08:00Z" w16du:dateUtc="2026-09-23T14:08:00Z">
              <w:r w:rsidRPr="00090F78">
                <w:rPr>
                  <w:sz w:val="15"/>
                  <w:szCs w:val="15"/>
                </w:rPr>
                <w:delText>30 m</w:delText>
              </w:r>
            </w:del>
          </w:p>
        </w:tc>
        <w:tc>
          <w:tcPr>
            <w:tcW w:w="0" w:type="auto"/>
          </w:tcPr>
          <w:p w14:paraId="0409F1E3" w14:textId="77777777" w:rsidR="00360D12" w:rsidRPr="00090F78" w:rsidRDefault="00360D12" w:rsidP="008D2271">
            <w:pPr>
              <w:pStyle w:val="Compact"/>
              <w:rPr>
                <w:del w:id="882" w:author="Seamus Murphy" w:date="2026-09-23T07:08:00Z" w16du:dateUtc="2026-09-23T14:08:00Z"/>
                <w:sz w:val="15"/>
                <w:szCs w:val="15"/>
              </w:rPr>
            </w:pPr>
            <w:del w:id="883" w:author="Seamus Murphy" w:date="2026-09-23T07:08:00Z" w16du:dateUtc="2026-09-23T14:08:00Z">
              <w:r w:rsidRPr="00090F78">
                <w:rPr>
                  <w:sz w:val="15"/>
                  <w:szCs w:val="15"/>
                </w:rPr>
                <w:delText>16 days</w:delText>
              </w:r>
            </w:del>
          </w:p>
        </w:tc>
        <w:tc>
          <w:tcPr>
            <w:tcW w:w="0" w:type="auto"/>
          </w:tcPr>
          <w:p w14:paraId="0C91531B" w14:textId="77777777" w:rsidR="00360D12" w:rsidRPr="00090F78" w:rsidRDefault="00360D12" w:rsidP="008D2271">
            <w:pPr>
              <w:pStyle w:val="Compact"/>
              <w:rPr>
                <w:del w:id="884" w:author="Seamus Murphy" w:date="2026-09-23T07:08:00Z" w16du:dateUtc="2026-09-23T14:08:00Z"/>
                <w:sz w:val="15"/>
                <w:szCs w:val="15"/>
              </w:rPr>
            </w:pPr>
            <w:del w:id="885" w:author="Seamus Murphy" w:date="2026-09-23T07:08:00Z" w16du:dateUtc="2026-09-23T14:08:00Z">
              <w:r w:rsidRPr="00090F78">
                <w:rPr>
                  <w:sz w:val="15"/>
                  <w:szCs w:val="15"/>
                </w:rPr>
                <w:delText>2006-2014, (excl. 2012)</w:delText>
              </w:r>
            </w:del>
          </w:p>
        </w:tc>
        <w:tc>
          <w:tcPr>
            <w:tcW w:w="0" w:type="auto"/>
          </w:tcPr>
          <w:p w14:paraId="3E2DEAC8" w14:textId="77777777" w:rsidR="00360D12" w:rsidRPr="00090F78" w:rsidRDefault="00360D12" w:rsidP="008D2271">
            <w:pPr>
              <w:pStyle w:val="Compact"/>
              <w:rPr>
                <w:del w:id="886" w:author="Seamus Murphy" w:date="2026-09-23T07:08:00Z" w16du:dateUtc="2026-09-23T14:08:00Z"/>
                <w:sz w:val="15"/>
                <w:szCs w:val="15"/>
              </w:rPr>
            </w:pPr>
            <w:del w:id="887" w:author="Seamus Murphy" w:date="2026-09-23T07:08:00Z" w16du:dateUtc="2026-09-23T14:08:00Z">
              <w:r w:rsidRPr="00090F78">
                <w:rPr>
                  <w:sz w:val="15"/>
                  <w:szCs w:val="15"/>
                </w:rPr>
                <w:delText>59 epochs</w:delText>
              </w:r>
            </w:del>
          </w:p>
        </w:tc>
      </w:tr>
      <w:tr w:rsidR="00360D12" w14:paraId="624F2711" w14:textId="77777777" w:rsidTr="00E165CF">
        <w:trPr>
          <w:trHeight w:val="567"/>
          <w:del w:id="888" w:author="Seamus Murphy" w:date="2026-09-23T07:08:00Z" w16du:dateUtc="2026-09-23T14:08:00Z"/>
        </w:trPr>
        <w:tc>
          <w:tcPr>
            <w:tcW w:w="1276" w:type="dxa"/>
          </w:tcPr>
          <w:p w14:paraId="20DA12A2" w14:textId="77777777" w:rsidR="00360D12" w:rsidRPr="00090F78" w:rsidRDefault="00360D12" w:rsidP="008D2271">
            <w:pPr>
              <w:pStyle w:val="Compact"/>
              <w:rPr>
                <w:del w:id="889" w:author="Seamus Murphy" w:date="2026-09-23T07:08:00Z" w16du:dateUtc="2026-09-23T14:08:00Z"/>
                <w:sz w:val="15"/>
                <w:szCs w:val="15"/>
              </w:rPr>
            </w:pPr>
            <w:del w:id="890" w:author="Seamus Murphy" w:date="2026-09-23T07:08:00Z" w16du:dateUtc="2026-09-23T14:08:00Z">
              <w:r w:rsidRPr="00090F78">
                <w:rPr>
                  <w:sz w:val="15"/>
                  <w:szCs w:val="15"/>
                </w:rPr>
                <w:delText>Stand structure</w:delText>
              </w:r>
            </w:del>
          </w:p>
        </w:tc>
        <w:tc>
          <w:tcPr>
            <w:tcW w:w="1985" w:type="dxa"/>
          </w:tcPr>
          <w:p w14:paraId="69098F31" w14:textId="77777777" w:rsidR="00360D12" w:rsidRPr="00090F78" w:rsidRDefault="00360D12" w:rsidP="008D2271">
            <w:pPr>
              <w:pStyle w:val="Compact"/>
              <w:rPr>
                <w:del w:id="891" w:author="Seamus Murphy" w:date="2026-09-23T07:08:00Z" w16du:dateUtc="2026-09-23T14:08:00Z"/>
                <w:sz w:val="15"/>
                <w:szCs w:val="15"/>
              </w:rPr>
            </w:pPr>
            <w:del w:id="892" w:author="Seamus Murphy" w:date="2026-09-23T07:08:00Z" w16du:dateUtc="2026-09-23T14:08:00Z">
              <w:r w:rsidRPr="00090F78">
                <w:rPr>
                  <w:sz w:val="15"/>
                  <w:szCs w:val="15"/>
                </w:rPr>
                <w:delText>VRI Historical, BC Data Catalogue</w:delText>
              </w:r>
            </w:del>
          </w:p>
        </w:tc>
        <w:tc>
          <w:tcPr>
            <w:tcW w:w="1788" w:type="dxa"/>
          </w:tcPr>
          <w:p w14:paraId="2EC74071" w14:textId="77777777" w:rsidR="00360D12" w:rsidRPr="00090F78" w:rsidRDefault="00360D12" w:rsidP="008D2271">
            <w:pPr>
              <w:pStyle w:val="Compact"/>
              <w:rPr>
                <w:del w:id="893" w:author="Seamus Murphy" w:date="2026-09-23T07:08:00Z" w16du:dateUtc="2026-09-23T14:08:00Z"/>
                <w:sz w:val="15"/>
                <w:szCs w:val="15"/>
              </w:rPr>
            </w:pPr>
            <w:del w:id="894" w:author="Seamus Murphy" w:date="2026-09-23T07:08:00Z" w16du:dateUtc="2026-09-23T14:08:00Z">
              <w:r w:rsidRPr="00090F78">
                <w:rPr>
                  <w:sz w:val="15"/>
                  <w:szCs w:val="15"/>
                </w:rPr>
                <w:delText>BA, volume, stems, quadratic mean diameter, age, height</w:delText>
              </w:r>
            </w:del>
          </w:p>
        </w:tc>
        <w:tc>
          <w:tcPr>
            <w:tcW w:w="1087" w:type="dxa"/>
          </w:tcPr>
          <w:p w14:paraId="2CFFE946" w14:textId="77777777" w:rsidR="00360D12" w:rsidRPr="00090F78" w:rsidRDefault="00360D12" w:rsidP="008D2271">
            <w:pPr>
              <w:pStyle w:val="Compact"/>
              <w:rPr>
                <w:del w:id="895" w:author="Seamus Murphy" w:date="2026-09-23T07:08:00Z" w16du:dateUtc="2026-09-23T14:08:00Z"/>
                <w:sz w:val="15"/>
                <w:szCs w:val="15"/>
              </w:rPr>
            </w:pPr>
            <w:del w:id="896" w:author="Seamus Murphy" w:date="2026-09-23T07:08:00Z" w16du:dateUtc="2026-09-23T14:08:00Z">
              <w:r w:rsidRPr="00090F78">
                <w:rPr>
                  <w:sz w:val="15"/>
                  <w:szCs w:val="15"/>
                </w:rPr>
                <w:delText>30 m (rasterised)</w:delText>
              </w:r>
            </w:del>
          </w:p>
        </w:tc>
        <w:tc>
          <w:tcPr>
            <w:tcW w:w="0" w:type="auto"/>
          </w:tcPr>
          <w:p w14:paraId="70A4DB13" w14:textId="77777777" w:rsidR="00360D12" w:rsidRPr="00090F78" w:rsidRDefault="00360D12" w:rsidP="008D2271">
            <w:pPr>
              <w:pStyle w:val="Compact"/>
              <w:rPr>
                <w:del w:id="897" w:author="Seamus Murphy" w:date="2026-09-23T07:08:00Z" w16du:dateUtc="2026-09-23T14:08:00Z"/>
                <w:sz w:val="15"/>
                <w:szCs w:val="15"/>
              </w:rPr>
            </w:pPr>
            <w:del w:id="898" w:author="Seamus Murphy" w:date="2026-09-23T07:08:00Z" w16du:dateUtc="2026-09-23T14:08:00Z">
              <w:r w:rsidRPr="00090F78">
                <w:rPr>
                  <w:sz w:val="15"/>
                  <w:szCs w:val="15"/>
                </w:rPr>
                <w:delText>1 year, projected-yr</w:delText>
              </w:r>
            </w:del>
          </w:p>
        </w:tc>
        <w:tc>
          <w:tcPr>
            <w:tcW w:w="0" w:type="auto"/>
          </w:tcPr>
          <w:p w14:paraId="7F754E07" w14:textId="77777777" w:rsidR="00360D12" w:rsidRPr="00090F78" w:rsidRDefault="00360D12" w:rsidP="008D2271">
            <w:pPr>
              <w:pStyle w:val="Compact"/>
              <w:rPr>
                <w:del w:id="899" w:author="Seamus Murphy" w:date="2026-09-23T07:08:00Z" w16du:dateUtc="2026-09-23T14:08:00Z"/>
                <w:sz w:val="15"/>
                <w:szCs w:val="15"/>
              </w:rPr>
            </w:pPr>
            <w:del w:id="900" w:author="Seamus Murphy" w:date="2026-09-23T07:08:00Z" w16du:dateUtc="2026-09-23T14:08:00Z">
              <w:r w:rsidRPr="00090F78">
                <w:rPr>
                  <w:sz w:val="15"/>
                  <w:szCs w:val="15"/>
                </w:rPr>
                <w:delText>2005-2014</w:delText>
              </w:r>
            </w:del>
          </w:p>
        </w:tc>
        <w:tc>
          <w:tcPr>
            <w:tcW w:w="0" w:type="auto"/>
          </w:tcPr>
          <w:p w14:paraId="523F528F" w14:textId="77777777" w:rsidR="00360D12" w:rsidRPr="00090F78" w:rsidRDefault="00360D12" w:rsidP="008D2271">
            <w:pPr>
              <w:pStyle w:val="Compact"/>
              <w:rPr>
                <w:del w:id="901" w:author="Seamus Murphy" w:date="2026-09-23T07:08:00Z" w16du:dateUtc="2026-09-23T14:08:00Z"/>
                <w:sz w:val="15"/>
                <w:szCs w:val="15"/>
              </w:rPr>
            </w:pPr>
            <w:del w:id="902" w:author="Seamus Murphy" w:date="2026-09-23T07:08:00Z" w16du:dateUtc="2026-09-23T14:08:00Z">
              <w:r w:rsidRPr="00090F78">
                <w:rPr>
                  <w:sz w:val="15"/>
                  <w:szCs w:val="15"/>
                </w:rPr>
                <w:delText>9 windows</w:delText>
              </w:r>
            </w:del>
          </w:p>
        </w:tc>
      </w:tr>
      <w:tr w:rsidR="00360D12" w14:paraId="2510530C" w14:textId="77777777" w:rsidTr="00E165CF">
        <w:trPr>
          <w:trHeight w:val="567"/>
          <w:del w:id="903" w:author="Seamus Murphy" w:date="2026-09-23T07:08:00Z" w16du:dateUtc="2026-09-23T14:08:00Z"/>
        </w:trPr>
        <w:tc>
          <w:tcPr>
            <w:tcW w:w="1276" w:type="dxa"/>
          </w:tcPr>
          <w:p w14:paraId="119A9F54" w14:textId="77777777" w:rsidR="00360D12" w:rsidRPr="00090F78" w:rsidRDefault="00360D12" w:rsidP="008D2271">
            <w:pPr>
              <w:pStyle w:val="Compact"/>
              <w:rPr>
                <w:del w:id="904" w:author="Seamus Murphy" w:date="2026-09-23T07:08:00Z" w16du:dateUtc="2026-09-23T14:08:00Z"/>
                <w:sz w:val="15"/>
                <w:szCs w:val="15"/>
              </w:rPr>
            </w:pPr>
            <w:del w:id="905" w:author="Seamus Murphy" w:date="2026-09-23T07:08:00Z" w16du:dateUtc="2026-09-23T14:08:00Z">
              <w:r w:rsidRPr="00090F78">
                <w:rPr>
                  <w:sz w:val="15"/>
                  <w:szCs w:val="15"/>
                </w:rPr>
                <w:delText>Terrain</w:delText>
              </w:r>
            </w:del>
          </w:p>
        </w:tc>
        <w:tc>
          <w:tcPr>
            <w:tcW w:w="1985" w:type="dxa"/>
          </w:tcPr>
          <w:p w14:paraId="73DF1F6C" w14:textId="77777777" w:rsidR="00360D12" w:rsidRPr="00090F78" w:rsidRDefault="00360D12" w:rsidP="008D2271">
            <w:pPr>
              <w:pStyle w:val="Compact"/>
              <w:rPr>
                <w:del w:id="906" w:author="Seamus Murphy" w:date="2026-09-23T07:08:00Z" w16du:dateUtc="2026-09-23T14:08:00Z"/>
                <w:sz w:val="15"/>
                <w:szCs w:val="15"/>
              </w:rPr>
            </w:pPr>
            <w:del w:id="907" w:author="Seamus Murphy" w:date="2026-09-23T07:08:00Z" w16du:dateUtc="2026-09-23T14:08:00Z">
              <w:r w:rsidRPr="00090F78">
                <w:rPr>
                  <w:sz w:val="15"/>
                  <w:szCs w:val="15"/>
                </w:rPr>
                <w:delText>NRCan High-Res DEM, SAGA indices</w:delText>
              </w:r>
            </w:del>
          </w:p>
        </w:tc>
        <w:tc>
          <w:tcPr>
            <w:tcW w:w="1788" w:type="dxa"/>
          </w:tcPr>
          <w:p w14:paraId="51C55E21" w14:textId="77777777" w:rsidR="00360D12" w:rsidRPr="00090F78" w:rsidRDefault="00360D12" w:rsidP="008D2271">
            <w:pPr>
              <w:pStyle w:val="Compact"/>
              <w:rPr>
                <w:del w:id="908" w:author="Seamus Murphy" w:date="2026-09-23T07:08:00Z" w16du:dateUtc="2026-09-23T14:08:00Z"/>
                <w:sz w:val="15"/>
                <w:szCs w:val="15"/>
              </w:rPr>
            </w:pPr>
            <w:del w:id="909" w:author="Seamus Murphy" w:date="2026-09-23T07:08:00Z" w16du:dateUtc="2026-09-23T14:08:00Z">
              <w:r w:rsidRPr="00090F78">
                <w:rPr>
                  <w:sz w:val="15"/>
                  <w:szCs w:val="15"/>
                </w:rPr>
                <w:delText>Geomorphons (incl. radiation, exposure, landform)</w:delText>
              </w:r>
            </w:del>
          </w:p>
        </w:tc>
        <w:tc>
          <w:tcPr>
            <w:tcW w:w="1087" w:type="dxa"/>
          </w:tcPr>
          <w:p w14:paraId="1BB90769" w14:textId="77777777" w:rsidR="00360D12" w:rsidRPr="00090F78" w:rsidRDefault="00360D12" w:rsidP="008D2271">
            <w:pPr>
              <w:pStyle w:val="Compact"/>
              <w:rPr>
                <w:del w:id="910" w:author="Seamus Murphy" w:date="2026-09-23T07:08:00Z" w16du:dateUtc="2026-09-23T14:08:00Z"/>
                <w:sz w:val="15"/>
                <w:szCs w:val="15"/>
              </w:rPr>
            </w:pPr>
            <w:del w:id="911" w:author="Seamus Murphy" w:date="2026-09-23T07:08:00Z" w16du:dateUtc="2026-09-23T14:08:00Z">
              <w:r w:rsidRPr="00090F78">
                <w:rPr>
                  <w:sz w:val="15"/>
                  <w:szCs w:val="15"/>
                </w:rPr>
                <w:delText>30 m</w:delText>
              </w:r>
            </w:del>
          </w:p>
        </w:tc>
        <w:tc>
          <w:tcPr>
            <w:tcW w:w="0" w:type="auto"/>
          </w:tcPr>
          <w:p w14:paraId="245DFE72" w14:textId="77777777" w:rsidR="00360D12" w:rsidRPr="00090F78" w:rsidRDefault="00360D12" w:rsidP="008D2271">
            <w:pPr>
              <w:pStyle w:val="Compact"/>
              <w:rPr>
                <w:del w:id="912" w:author="Seamus Murphy" w:date="2026-09-23T07:08:00Z" w16du:dateUtc="2026-09-23T14:08:00Z"/>
                <w:sz w:val="15"/>
                <w:szCs w:val="15"/>
              </w:rPr>
            </w:pPr>
            <w:del w:id="913" w:author="Seamus Murphy" w:date="2026-09-23T07:08:00Z" w16du:dateUtc="2026-09-23T14:08:00Z">
              <w:r w:rsidRPr="00090F78">
                <w:rPr>
                  <w:sz w:val="15"/>
                  <w:szCs w:val="15"/>
                </w:rPr>
                <w:delText>Static</w:delText>
              </w:r>
            </w:del>
          </w:p>
        </w:tc>
        <w:tc>
          <w:tcPr>
            <w:tcW w:w="0" w:type="auto"/>
          </w:tcPr>
          <w:p w14:paraId="44F710D7" w14:textId="77777777" w:rsidR="00360D12" w:rsidRPr="00090F78" w:rsidRDefault="00360D12" w:rsidP="008D2271">
            <w:pPr>
              <w:pStyle w:val="Compact"/>
              <w:rPr>
                <w:del w:id="914" w:author="Seamus Murphy" w:date="2026-09-23T07:08:00Z" w16du:dateUtc="2026-09-23T14:08:00Z"/>
                <w:sz w:val="15"/>
                <w:szCs w:val="15"/>
              </w:rPr>
            </w:pPr>
            <w:del w:id="915" w:author="Seamus Murphy" w:date="2026-09-23T07:08:00Z" w16du:dateUtc="2026-09-23T14:08:00Z">
              <w:r w:rsidRPr="00090F78">
                <w:rPr>
                  <w:sz w:val="15"/>
                  <w:szCs w:val="15"/>
                </w:rPr>
                <w:delText>n/a</w:delText>
              </w:r>
            </w:del>
          </w:p>
        </w:tc>
        <w:tc>
          <w:tcPr>
            <w:tcW w:w="0" w:type="auto"/>
          </w:tcPr>
          <w:p w14:paraId="554DCF23" w14:textId="77777777" w:rsidR="00360D12" w:rsidRPr="00090F78" w:rsidRDefault="00360D12" w:rsidP="008D2271">
            <w:pPr>
              <w:pStyle w:val="Compact"/>
              <w:rPr>
                <w:del w:id="916" w:author="Seamus Murphy" w:date="2026-09-23T07:08:00Z" w16du:dateUtc="2026-09-23T14:08:00Z"/>
                <w:sz w:val="15"/>
                <w:szCs w:val="15"/>
              </w:rPr>
            </w:pPr>
            <w:del w:id="917" w:author="Seamus Murphy" w:date="2026-09-23T07:08:00Z" w16du:dateUtc="2026-09-23T14:08:00Z">
              <w:r w:rsidRPr="00090F78">
                <w:rPr>
                  <w:sz w:val="15"/>
                  <w:szCs w:val="15"/>
                </w:rPr>
                <w:delText>8 fitted</w:delText>
              </w:r>
            </w:del>
          </w:p>
        </w:tc>
      </w:tr>
      <w:tr w:rsidR="00360D12" w14:paraId="7E891BD9" w14:textId="77777777" w:rsidTr="00E165CF">
        <w:trPr>
          <w:trHeight w:val="567"/>
          <w:del w:id="918" w:author="Seamus Murphy" w:date="2026-09-23T07:08:00Z" w16du:dateUtc="2026-09-23T14:08:00Z"/>
        </w:trPr>
        <w:tc>
          <w:tcPr>
            <w:tcW w:w="1276" w:type="dxa"/>
          </w:tcPr>
          <w:p w14:paraId="7E4ECB52" w14:textId="77777777" w:rsidR="00360D12" w:rsidRPr="00090F78" w:rsidRDefault="00360D12" w:rsidP="008D2271">
            <w:pPr>
              <w:pStyle w:val="Compact"/>
              <w:rPr>
                <w:del w:id="919" w:author="Seamus Murphy" w:date="2026-09-23T07:08:00Z" w16du:dateUtc="2026-09-23T14:08:00Z"/>
                <w:sz w:val="15"/>
                <w:szCs w:val="15"/>
              </w:rPr>
            </w:pPr>
            <w:del w:id="920" w:author="Seamus Murphy" w:date="2026-09-23T07:08:00Z" w16du:dateUtc="2026-09-23T14:08:00Z">
              <w:r w:rsidRPr="00090F78">
                <w:rPr>
                  <w:sz w:val="15"/>
                  <w:szCs w:val="15"/>
                </w:rPr>
                <w:delText>Station wind</w:delText>
              </w:r>
            </w:del>
          </w:p>
        </w:tc>
        <w:tc>
          <w:tcPr>
            <w:tcW w:w="1985" w:type="dxa"/>
          </w:tcPr>
          <w:p w14:paraId="2FDB126F" w14:textId="77777777" w:rsidR="00360D12" w:rsidRPr="00090F78" w:rsidRDefault="00360D12" w:rsidP="008D2271">
            <w:pPr>
              <w:pStyle w:val="Compact"/>
              <w:rPr>
                <w:del w:id="921" w:author="Seamus Murphy" w:date="2026-09-23T07:08:00Z" w16du:dateUtc="2026-09-23T14:08:00Z"/>
                <w:sz w:val="15"/>
                <w:szCs w:val="15"/>
              </w:rPr>
            </w:pPr>
            <w:del w:id="922" w:author="Seamus Murphy" w:date="2026-09-23T07:08:00Z" w16du:dateUtc="2026-09-23T14:08:00Z">
              <w:r w:rsidRPr="00090F78">
                <w:rPr>
                  <w:sz w:val="15"/>
                  <w:szCs w:val="15"/>
                </w:rPr>
                <w:delText>Env. &amp; Climate Change Canada</w:delText>
              </w:r>
            </w:del>
          </w:p>
        </w:tc>
        <w:tc>
          <w:tcPr>
            <w:tcW w:w="1788" w:type="dxa"/>
          </w:tcPr>
          <w:p w14:paraId="025EF9BB" w14:textId="77777777" w:rsidR="00360D12" w:rsidRPr="00090F78" w:rsidRDefault="00360D12" w:rsidP="008D2271">
            <w:pPr>
              <w:pStyle w:val="Compact"/>
              <w:rPr>
                <w:del w:id="923" w:author="Seamus Murphy" w:date="2026-09-23T07:08:00Z" w16du:dateUtc="2026-09-23T14:08:00Z"/>
                <w:sz w:val="15"/>
                <w:szCs w:val="15"/>
              </w:rPr>
            </w:pPr>
            <w:del w:id="924" w:author="Seamus Murphy" w:date="2026-09-23T07:08:00Z" w16du:dateUtc="2026-09-23T14:08:00Z">
              <w:r w:rsidRPr="00090F78">
                <w:rPr>
                  <w:sz w:val="15"/>
                  <w:szCs w:val="15"/>
                </w:rPr>
                <w:delText>Speed and direction</w:delText>
              </w:r>
            </w:del>
          </w:p>
        </w:tc>
        <w:tc>
          <w:tcPr>
            <w:tcW w:w="1087" w:type="dxa"/>
          </w:tcPr>
          <w:p w14:paraId="109F2067" w14:textId="77777777" w:rsidR="00360D12" w:rsidRPr="00090F78" w:rsidRDefault="00360D12" w:rsidP="008D2271">
            <w:pPr>
              <w:pStyle w:val="Compact"/>
              <w:rPr>
                <w:del w:id="925" w:author="Seamus Murphy" w:date="2026-09-23T07:08:00Z" w16du:dateUtc="2026-09-23T14:08:00Z"/>
                <w:sz w:val="15"/>
                <w:szCs w:val="15"/>
              </w:rPr>
            </w:pPr>
            <w:del w:id="926" w:author="Seamus Murphy" w:date="2026-09-23T07:08:00Z" w16du:dateUtc="2026-09-23T14:08:00Z">
              <w:r w:rsidRPr="00090F78">
                <w:rPr>
                  <w:sz w:val="15"/>
                  <w:szCs w:val="15"/>
                </w:rPr>
                <w:delText>4 to 7 stations</w:delText>
              </w:r>
            </w:del>
          </w:p>
        </w:tc>
        <w:tc>
          <w:tcPr>
            <w:tcW w:w="0" w:type="auto"/>
          </w:tcPr>
          <w:p w14:paraId="43AABC01" w14:textId="77777777" w:rsidR="00360D12" w:rsidRPr="00090F78" w:rsidRDefault="00360D12" w:rsidP="008D2271">
            <w:pPr>
              <w:pStyle w:val="Compact"/>
              <w:rPr>
                <w:del w:id="927" w:author="Seamus Murphy" w:date="2026-09-23T07:08:00Z" w16du:dateUtc="2026-09-23T14:08:00Z"/>
                <w:sz w:val="15"/>
                <w:szCs w:val="15"/>
              </w:rPr>
            </w:pPr>
            <w:del w:id="928" w:author="Seamus Murphy" w:date="2026-09-23T07:08:00Z" w16du:dateUtc="2026-09-23T14:08:00Z">
              <w:r w:rsidRPr="00090F78">
                <w:rPr>
                  <w:sz w:val="15"/>
                  <w:szCs w:val="15"/>
                </w:rPr>
                <w:delText>1 hour</w:delText>
              </w:r>
            </w:del>
          </w:p>
        </w:tc>
        <w:tc>
          <w:tcPr>
            <w:tcW w:w="0" w:type="auto"/>
          </w:tcPr>
          <w:p w14:paraId="07FB3FC5" w14:textId="77777777" w:rsidR="00360D12" w:rsidRPr="00090F78" w:rsidRDefault="00360D12" w:rsidP="008D2271">
            <w:pPr>
              <w:pStyle w:val="Compact"/>
              <w:rPr>
                <w:del w:id="929" w:author="Seamus Murphy" w:date="2026-09-23T07:08:00Z" w16du:dateUtc="2026-09-23T14:08:00Z"/>
                <w:sz w:val="15"/>
                <w:szCs w:val="15"/>
              </w:rPr>
            </w:pPr>
            <w:del w:id="930" w:author="Seamus Murphy" w:date="2026-09-23T07:08:00Z" w16du:dateUtc="2026-09-23T14:08:00Z">
              <w:r w:rsidRPr="00090F78">
                <w:rPr>
                  <w:sz w:val="15"/>
                  <w:szCs w:val="15"/>
                </w:rPr>
                <w:delText>2005-2014, May-Sept</w:delText>
              </w:r>
            </w:del>
          </w:p>
        </w:tc>
        <w:tc>
          <w:tcPr>
            <w:tcW w:w="0" w:type="auto"/>
          </w:tcPr>
          <w:p w14:paraId="4CCA0E08" w14:textId="77777777" w:rsidR="00360D12" w:rsidRPr="00090F78" w:rsidRDefault="00360D12" w:rsidP="008D2271">
            <w:pPr>
              <w:pStyle w:val="Compact"/>
              <w:rPr>
                <w:del w:id="931" w:author="Seamus Murphy" w:date="2026-09-23T07:08:00Z" w16du:dateUtc="2026-09-23T14:08:00Z"/>
                <w:sz w:val="15"/>
                <w:szCs w:val="15"/>
              </w:rPr>
            </w:pPr>
            <w:del w:id="932" w:author="Seamus Murphy" w:date="2026-09-23T07:08:00Z" w16du:dateUtc="2026-09-23T14:08:00Z">
              <w:r w:rsidRPr="00090F78">
                <w:rPr>
                  <w:sz w:val="15"/>
                  <w:szCs w:val="15"/>
                </w:rPr>
                <w:delText>236,079 hourly records</w:delText>
              </w:r>
            </w:del>
          </w:p>
        </w:tc>
      </w:tr>
      <w:tr w:rsidR="00360D12" w14:paraId="7AA64B6B" w14:textId="77777777" w:rsidTr="00E165CF">
        <w:trPr>
          <w:trHeight w:val="567"/>
          <w:del w:id="933" w:author="Seamus Murphy" w:date="2026-09-23T07:08:00Z" w16du:dateUtc="2026-09-23T14:08:00Z"/>
        </w:trPr>
        <w:tc>
          <w:tcPr>
            <w:tcW w:w="1276" w:type="dxa"/>
          </w:tcPr>
          <w:p w14:paraId="6CFE56F4" w14:textId="77777777" w:rsidR="00360D12" w:rsidRPr="00090F78" w:rsidRDefault="00360D12" w:rsidP="008D2271">
            <w:pPr>
              <w:pStyle w:val="Compact"/>
              <w:rPr>
                <w:del w:id="934" w:author="Seamus Murphy" w:date="2026-09-23T07:08:00Z" w16du:dateUtc="2026-09-23T14:08:00Z"/>
                <w:sz w:val="15"/>
                <w:szCs w:val="15"/>
              </w:rPr>
            </w:pPr>
            <w:del w:id="935" w:author="Seamus Murphy" w:date="2026-09-23T07:08:00Z" w16du:dateUtc="2026-09-23T14:08:00Z">
              <w:r w:rsidRPr="00090F78">
                <w:rPr>
                  <w:sz w:val="15"/>
                  <w:szCs w:val="15"/>
                </w:rPr>
                <w:delText>Terrain-resolved wind</w:delText>
              </w:r>
            </w:del>
          </w:p>
        </w:tc>
        <w:tc>
          <w:tcPr>
            <w:tcW w:w="1985" w:type="dxa"/>
          </w:tcPr>
          <w:p w14:paraId="745AC9E5" w14:textId="77777777" w:rsidR="00360D12" w:rsidRPr="00090F78" w:rsidRDefault="00360D12" w:rsidP="008D2271">
            <w:pPr>
              <w:pStyle w:val="Compact"/>
              <w:rPr>
                <w:del w:id="936" w:author="Seamus Murphy" w:date="2026-09-23T07:08:00Z" w16du:dateUtc="2026-09-23T14:08:00Z"/>
                <w:sz w:val="15"/>
                <w:szCs w:val="15"/>
              </w:rPr>
            </w:pPr>
            <w:del w:id="937" w:author="Seamus Murphy" w:date="2026-09-23T07:08:00Z" w16du:dateUtc="2026-09-23T14:08:00Z">
              <w:r w:rsidRPr="00090F78">
                <w:rPr>
                  <w:sz w:val="15"/>
                  <w:szCs w:val="15"/>
                </w:rPr>
                <w:delText>DEM-conditioned MicroMet wind field of station data</w:delText>
              </w:r>
            </w:del>
          </w:p>
        </w:tc>
        <w:tc>
          <w:tcPr>
            <w:tcW w:w="1788" w:type="dxa"/>
          </w:tcPr>
          <w:p w14:paraId="5A004EC0" w14:textId="77777777" w:rsidR="00360D12" w:rsidRPr="00090F78" w:rsidRDefault="00360D12" w:rsidP="008D2271">
            <w:pPr>
              <w:pStyle w:val="Compact"/>
              <w:rPr>
                <w:del w:id="938" w:author="Seamus Murphy" w:date="2026-09-23T07:08:00Z" w16du:dateUtc="2026-09-23T14:08:00Z"/>
                <w:sz w:val="15"/>
                <w:szCs w:val="15"/>
              </w:rPr>
            </w:pPr>
            <w:del w:id="939" w:author="Seamus Murphy" w:date="2026-09-23T07:08:00Z" w16du:dateUtc="2026-09-23T14:08:00Z">
              <w:r w:rsidRPr="00090F78">
                <w:rPr>
                  <w:sz w:val="15"/>
                  <w:szCs w:val="15"/>
                </w:rPr>
                <w:delText>Weighting factor, modified speed, diverted direction</w:delText>
              </w:r>
            </w:del>
          </w:p>
        </w:tc>
        <w:tc>
          <w:tcPr>
            <w:tcW w:w="1087" w:type="dxa"/>
          </w:tcPr>
          <w:p w14:paraId="58D9FFA1" w14:textId="77777777" w:rsidR="00360D12" w:rsidRPr="00090F78" w:rsidRDefault="00360D12" w:rsidP="008D2271">
            <w:pPr>
              <w:pStyle w:val="Compact"/>
              <w:rPr>
                <w:del w:id="940" w:author="Seamus Murphy" w:date="2026-09-23T07:08:00Z" w16du:dateUtc="2026-09-23T14:08:00Z"/>
                <w:sz w:val="15"/>
                <w:szCs w:val="15"/>
              </w:rPr>
            </w:pPr>
            <w:del w:id="941" w:author="Seamus Murphy" w:date="2026-09-23T07:08:00Z" w16du:dateUtc="2026-09-23T14:08:00Z">
              <w:r w:rsidRPr="00090F78">
                <w:rPr>
                  <w:sz w:val="15"/>
                  <w:szCs w:val="15"/>
                </w:rPr>
                <w:delText>30 m</w:delText>
              </w:r>
            </w:del>
          </w:p>
        </w:tc>
        <w:tc>
          <w:tcPr>
            <w:tcW w:w="0" w:type="auto"/>
          </w:tcPr>
          <w:p w14:paraId="3E30A233" w14:textId="77777777" w:rsidR="00360D12" w:rsidRPr="00090F78" w:rsidRDefault="00360D12" w:rsidP="008D2271">
            <w:pPr>
              <w:pStyle w:val="Compact"/>
              <w:rPr>
                <w:del w:id="942" w:author="Seamus Murphy" w:date="2026-09-23T07:08:00Z" w16du:dateUtc="2026-09-23T14:08:00Z"/>
                <w:sz w:val="15"/>
                <w:szCs w:val="15"/>
              </w:rPr>
            </w:pPr>
            <w:del w:id="943" w:author="Seamus Murphy" w:date="2026-09-23T07:08:00Z" w16du:dateUtc="2026-09-23T14:08:00Z">
              <w:r w:rsidRPr="00090F78">
                <w:rPr>
                  <w:sz w:val="15"/>
                  <w:szCs w:val="15"/>
                </w:rPr>
                <w:delText>16 days, &amp; 1 year</w:delText>
              </w:r>
            </w:del>
          </w:p>
        </w:tc>
        <w:tc>
          <w:tcPr>
            <w:tcW w:w="0" w:type="auto"/>
          </w:tcPr>
          <w:p w14:paraId="6ACB48C7" w14:textId="77777777" w:rsidR="00360D12" w:rsidRPr="00090F78" w:rsidRDefault="00360D12" w:rsidP="008D2271">
            <w:pPr>
              <w:pStyle w:val="Compact"/>
              <w:rPr>
                <w:del w:id="944" w:author="Seamus Murphy" w:date="2026-09-23T07:08:00Z" w16du:dateUtc="2026-09-23T14:08:00Z"/>
                <w:sz w:val="15"/>
                <w:szCs w:val="15"/>
              </w:rPr>
            </w:pPr>
            <w:del w:id="945" w:author="Seamus Murphy" w:date="2026-09-23T07:08:00Z" w16du:dateUtc="2026-09-23T14:08:00Z">
              <w:r w:rsidRPr="00090F78">
                <w:rPr>
                  <w:sz w:val="15"/>
                  <w:szCs w:val="15"/>
                </w:rPr>
                <w:delText>2005-2014</w:delText>
              </w:r>
            </w:del>
          </w:p>
        </w:tc>
        <w:tc>
          <w:tcPr>
            <w:tcW w:w="0" w:type="auto"/>
          </w:tcPr>
          <w:p w14:paraId="13B3FAB9" w14:textId="77777777" w:rsidR="00360D12" w:rsidRPr="00090F78" w:rsidRDefault="00360D12" w:rsidP="008D2271">
            <w:pPr>
              <w:pStyle w:val="Compact"/>
              <w:rPr>
                <w:del w:id="946" w:author="Seamus Murphy" w:date="2026-09-23T07:08:00Z" w16du:dateUtc="2026-09-23T14:08:00Z"/>
                <w:sz w:val="15"/>
                <w:szCs w:val="15"/>
              </w:rPr>
            </w:pPr>
            <w:del w:id="947" w:author="Seamus Murphy" w:date="2026-09-23T07:08:00Z" w16du:dateUtc="2026-09-23T14:08:00Z">
              <w:r w:rsidRPr="00090F78">
                <w:rPr>
                  <w:sz w:val="15"/>
                  <w:szCs w:val="15"/>
                </w:rPr>
                <w:delText>16 sectors (22.5°)</w:delText>
              </w:r>
            </w:del>
          </w:p>
        </w:tc>
      </w:tr>
      <w:tr w:rsidR="00360D12" w14:paraId="7F03721C" w14:textId="77777777" w:rsidTr="00E165CF">
        <w:trPr>
          <w:trHeight w:val="567"/>
          <w:del w:id="948" w:author="Seamus Murphy" w:date="2026-09-23T07:08:00Z" w16du:dateUtc="2026-09-23T14:08:00Z"/>
        </w:trPr>
        <w:tc>
          <w:tcPr>
            <w:tcW w:w="1276" w:type="dxa"/>
          </w:tcPr>
          <w:p w14:paraId="58A83B42" w14:textId="77777777" w:rsidR="00360D12" w:rsidRPr="00090F78" w:rsidRDefault="00360D12" w:rsidP="008D2271">
            <w:pPr>
              <w:pStyle w:val="Compact"/>
              <w:rPr>
                <w:del w:id="949" w:author="Seamus Murphy" w:date="2026-09-23T07:08:00Z" w16du:dateUtc="2026-09-23T14:08:00Z"/>
                <w:sz w:val="15"/>
                <w:szCs w:val="15"/>
              </w:rPr>
            </w:pPr>
            <w:del w:id="950" w:author="Seamus Murphy" w:date="2026-09-23T07:08:00Z" w16du:dateUtc="2026-09-23T14:08:00Z">
              <w:r w:rsidRPr="00090F78">
                <w:rPr>
                  <w:sz w:val="15"/>
                  <w:szCs w:val="15"/>
                </w:rPr>
                <w:delText>Model frame (Annual)</w:delText>
              </w:r>
            </w:del>
          </w:p>
        </w:tc>
        <w:tc>
          <w:tcPr>
            <w:tcW w:w="1985" w:type="dxa"/>
          </w:tcPr>
          <w:p w14:paraId="48F648B0" w14:textId="77777777" w:rsidR="00360D12" w:rsidRPr="00090F78" w:rsidRDefault="00360D12" w:rsidP="008D2271">
            <w:pPr>
              <w:pStyle w:val="Compact"/>
              <w:rPr>
                <w:del w:id="951" w:author="Seamus Murphy" w:date="2026-09-23T07:08:00Z" w16du:dateUtc="2026-09-23T14:08:00Z"/>
                <w:sz w:val="15"/>
                <w:szCs w:val="15"/>
              </w:rPr>
            </w:pPr>
            <w:del w:id="952" w:author="Seamus Murphy" w:date="2026-09-23T07:08:00Z" w16du:dateUtc="2026-09-23T14:08:00Z">
              <w:r w:rsidRPr="00090F78">
                <w:rPr>
                  <w:sz w:val="15"/>
                  <w:szCs w:val="15"/>
                </w:rPr>
                <w:delText>Rows joined above, (one row / cell-year)</w:delText>
              </w:r>
            </w:del>
          </w:p>
        </w:tc>
        <w:tc>
          <w:tcPr>
            <w:tcW w:w="1788" w:type="dxa"/>
          </w:tcPr>
          <w:p w14:paraId="2B4F6F7D" w14:textId="77777777" w:rsidR="00360D12" w:rsidRPr="00090F78" w:rsidRDefault="00360D12" w:rsidP="008D2271">
            <w:pPr>
              <w:pStyle w:val="Compact"/>
              <w:rPr>
                <w:del w:id="953" w:author="Seamus Murphy" w:date="2026-09-23T07:08:00Z" w16du:dateUtc="2026-09-23T14:08:00Z"/>
                <w:sz w:val="15"/>
                <w:szCs w:val="15"/>
              </w:rPr>
            </w:pPr>
            <w:del w:id="954" w:author="Seamus Murphy" w:date="2026-09-23T07:08:00Z" w16du:dateUtc="2026-09-23T14:08:00Z">
              <w:r w:rsidRPr="00090F78">
                <w:rPr>
                  <w:sz w:val="15"/>
                  <w:szCs w:val="15"/>
                </w:rPr>
                <w:delText>Response &amp; covariates, one row per cell-year</w:delText>
              </w:r>
            </w:del>
          </w:p>
        </w:tc>
        <w:tc>
          <w:tcPr>
            <w:tcW w:w="1087" w:type="dxa"/>
          </w:tcPr>
          <w:p w14:paraId="2174E94D" w14:textId="77777777" w:rsidR="00360D12" w:rsidRPr="00090F78" w:rsidRDefault="00360D12" w:rsidP="008D2271">
            <w:pPr>
              <w:pStyle w:val="Compact"/>
              <w:rPr>
                <w:del w:id="955" w:author="Seamus Murphy" w:date="2026-09-23T07:08:00Z" w16du:dateUtc="2026-09-23T14:08:00Z"/>
                <w:sz w:val="15"/>
                <w:szCs w:val="15"/>
              </w:rPr>
            </w:pPr>
            <w:del w:id="956" w:author="Seamus Murphy" w:date="2026-09-23T07:08:00Z" w16du:dateUtc="2026-09-23T14:08:00Z">
              <w:r w:rsidRPr="00090F78">
                <w:rPr>
                  <w:sz w:val="15"/>
                  <w:szCs w:val="15"/>
                </w:rPr>
                <w:delText>30 m</w:delText>
              </w:r>
            </w:del>
          </w:p>
        </w:tc>
        <w:tc>
          <w:tcPr>
            <w:tcW w:w="0" w:type="auto"/>
          </w:tcPr>
          <w:p w14:paraId="1D26EF1D" w14:textId="77777777" w:rsidR="00360D12" w:rsidRPr="00090F78" w:rsidRDefault="00360D12" w:rsidP="008D2271">
            <w:pPr>
              <w:pStyle w:val="Compact"/>
              <w:rPr>
                <w:del w:id="957" w:author="Seamus Murphy" w:date="2026-09-23T07:08:00Z" w16du:dateUtc="2026-09-23T14:08:00Z"/>
                <w:sz w:val="15"/>
                <w:szCs w:val="15"/>
              </w:rPr>
            </w:pPr>
            <w:del w:id="958" w:author="Seamus Murphy" w:date="2026-09-23T07:08:00Z" w16du:dateUtc="2026-09-23T14:08:00Z">
              <w:r w:rsidRPr="00090F78">
                <w:rPr>
                  <w:sz w:val="15"/>
                  <w:szCs w:val="15"/>
                </w:rPr>
                <w:delText>1 year</w:delText>
              </w:r>
            </w:del>
          </w:p>
        </w:tc>
        <w:tc>
          <w:tcPr>
            <w:tcW w:w="0" w:type="auto"/>
          </w:tcPr>
          <w:p w14:paraId="79AFF197" w14:textId="77777777" w:rsidR="00360D12" w:rsidRPr="00090F78" w:rsidRDefault="00360D12" w:rsidP="008D2271">
            <w:pPr>
              <w:pStyle w:val="Compact"/>
              <w:rPr>
                <w:del w:id="959" w:author="Seamus Murphy" w:date="2026-09-23T07:08:00Z" w16du:dateUtc="2026-09-23T14:08:00Z"/>
                <w:sz w:val="15"/>
                <w:szCs w:val="15"/>
              </w:rPr>
            </w:pPr>
            <w:del w:id="960" w:author="Seamus Murphy" w:date="2026-09-23T07:08:00Z" w16du:dateUtc="2026-09-23T14:08:00Z">
              <w:r w:rsidRPr="00090F78">
                <w:rPr>
                  <w:sz w:val="15"/>
                  <w:szCs w:val="15"/>
                </w:rPr>
                <w:delText>2006-2014, (excl. 2012)</w:delText>
              </w:r>
            </w:del>
          </w:p>
        </w:tc>
        <w:tc>
          <w:tcPr>
            <w:tcW w:w="0" w:type="auto"/>
          </w:tcPr>
          <w:p w14:paraId="6DD427B0" w14:textId="77777777" w:rsidR="00360D12" w:rsidRPr="00090F78" w:rsidRDefault="00360D12" w:rsidP="008D2271">
            <w:pPr>
              <w:pStyle w:val="Compact"/>
              <w:rPr>
                <w:del w:id="961" w:author="Seamus Murphy" w:date="2026-09-23T07:08:00Z" w16du:dateUtc="2026-09-23T14:08:00Z"/>
                <w:sz w:val="15"/>
                <w:szCs w:val="15"/>
              </w:rPr>
            </w:pPr>
            <w:del w:id="962" w:author="Seamus Murphy" w:date="2026-09-23T07:08:00Z" w16du:dateUtc="2026-09-23T14:08:00Z">
              <w:r w:rsidRPr="00090F78">
                <w:rPr>
                  <w:sz w:val="15"/>
                  <w:szCs w:val="15"/>
                </w:rPr>
                <w:delText>111,707 cell-years</w:delText>
              </w:r>
            </w:del>
          </w:p>
        </w:tc>
      </w:tr>
      <w:tr w:rsidR="00360D12" w14:paraId="052042AC" w14:textId="77777777" w:rsidTr="00E165CF">
        <w:trPr>
          <w:trHeight w:val="567"/>
          <w:del w:id="963" w:author="Seamus Murphy" w:date="2026-09-23T07:08:00Z" w16du:dateUtc="2026-09-23T14:08:00Z"/>
        </w:trPr>
        <w:tc>
          <w:tcPr>
            <w:tcW w:w="1276" w:type="dxa"/>
          </w:tcPr>
          <w:p w14:paraId="423DA105" w14:textId="77777777" w:rsidR="00360D12" w:rsidRPr="00090F78" w:rsidRDefault="00360D12" w:rsidP="008D2271">
            <w:pPr>
              <w:pStyle w:val="Compact"/>
              <w:rPr>
                <w:del w:id="964" w:author="Seamus Murphy" w:date="2026-09-23T07:08:00Z" w16du:dateUtc="2026-09-23T14:08:00Z"/>
                <w:sz w:val="15"/>
                <w:szCs w:val="15"/>
              </w:rPr>
            </w:pPr>
            <w:del w:id="965" w:author="Seamus Murphy" w:date="2026-09-23T07:08:00Z" w16du:dateUtc="2026-09-23T14:08:00Z">
              <w:r w:rsidRPr="00090F78">
                <w:rPr>
                  <w:sz w:val="15"/>
                  <w:szCs w:val="15"/>
                </w:rPr>
                <w:delText>Model frame (/16-day)</w:delText>
              </w:r>
            </w:del>
          </w:p>
        </w:tc>
        <w:tc>
          <w:tcPr>
            <w:tcW w:w="1985" w:type="dxa"/>
          </w:tcPr>
          <w:p w14:paraId="5157189A" w14:textId="77777777" w:rsidR="00360D12" w:rsidRPr="00090F78" w:rsidRDefault="00360D12" w:rsidP="008D2271">
            <w:pPr>
              <w:pStyle w:val="Compact"/>
              <w:rPr>
                <w:del w:id="966" w:author="Seamus Murphy" w:date="2026-09-23T07:08:00Z" w16du:dateUtc="2026-09-23T14:08:00Z"/>
                <w:sz w:val="15"/>
                <w:szCs w:val="15"/>
              </w:rPr>
            </w:pPr>
            <w:del w:id="967" w:author="Seamus Murphy" w:date="2026-09-23T07:08:00Z" w16du:dateUtc="2026-09-23T14:08:00Z">
              <w:r w:rsidRPr="00090F78">
                <w:rPr>
                  <w:sz w:val="15"/>
                  <w:szCs w:val="15"/>
                </w:rPr>
                <w:delText>Rows joined above per Landsat pass (one row / cell-epoch)</w:delText>
              </w:r>
            </w:del>
          </w:p>
        </w:tc>
        <w:tc>
          <w:tcPr>
            <w:tcW w:w="1788" w:type="dxa"/>
          </w:tcPr>
          <w:p w14:paraId="1557B958" w14:textId="77777777" w:rsidR="00360D12" w:rsidRPr="00090F78" w:rsidRDefault="00360D12" w:rsidP="008D2271">
            <w:pPr>
              <w:pStyle w:val="Compact"/>
              <w:rPr>
                <w:del w:id="968" w:author="Seamus Murphy" w:date="2026-09-23T07:08:00Z" w16du:dateUtc="2026-09-23T14:08:00Z"/>
                <w:sz w:val="15"/>
                <w:szCs w:val="15"/>
              </w:rPr>
            </w:pPr>
            <w:del w:id="969" w:author="Seamus Murphy" w:date="2026-09-23T07:08:00Z" w16du:dateUtc="2026-09-23T14:08:00Z">
              <w:r w:rsidRPr="00090F78">
                <w:rPr>
                  <w:sz w:val="15"/>
                  <w:szCs w:val="15"/>
                </w:rPr>
                <w:delText>Response &amp; covariates, one row per cell-epoch</w:delText>
              </w:r>
            </w:del>
          </w:p>
        </w:tc>
        <w:tc>
          <w:tcPr>
            <w:tcW w:w="1087" w:type="dxa"/>
          </w:tcPr>
          <w:p w14:paraId="616E1FF0" w14:textId="77777777" w:rsidR="00360D12" w:rsidRPr="00090F78" w:rsidRDefault="00360D12" w:rsidP="008D2271">
            <w:pPr>
              <w:pStyle w:val="Compact"/>
              <w:rPr>
                <w:del w:id="970" w:author="Seamus Murphy" w:date="2026-09-23T07:08:00Z" w16du:dateUtc="2026-09-23T14:08:00Z"/>
                <w:sz w:val="15"/>
                <w:szCs w:val="15"/>
              </w:rPr>
            </w:pPr>
            <w:del w:id="971" w:author="Seamus Murphy" w:date="2026-09-23T07:08:00Z" w16du:dateUtc="2026-09-23T14:08:00Z">
              <w:r w:rsidRPr="00090F78">
                <w:rPr>
                  <w:sz w:val="15"/>
                  <w:szCs w:val="15"/>
                </w:rPr>
                <w:delText>30 m</w:delText>
              </w:r>
            </w:del>
          </w:p>
        </w:tc>
        <w:tc>
          <w:tcPr>
            <w:tcW w:w="0" w:type="auto"/>
          </w:tcPr>
          <w:p w14:paraId="58CC1227" w14:textId="77777777" w:rsidR="00360D12" w:rsidRPr="00090F78" w:rsidRDefault="00360D12" w:rsidP="008D2271">
            <w:pPr>
              <w:pStyle w:val="Compact"/>
              <w:rPr>
                <w:del w:id="972" w:author="Seamus Murphy" w:date="2026-09-23T07:08:00Z" w16du:dateUtc="2026-09-23T14:08:00Z"/>
                <w:sz w:val="15"/>
                <w:szCs w:val="15"/>
              </w:rPr>
            </w:pPr>
            <w:del w:id="973" w:author="Seamus Murphy" w:date="2026-09-23T07:08:00Z" w16du:dateUtc="2026-09-23T14:08:00Z">
              <w:r w:rsidRPr="00090F78">
                <w:rPr>
                  <w:sz w:val="15"/>
                  <w:szCs w:val="15"/>
                </w:rPr>
                <w:delText>16 days</w:delText>
              </w:r>
            </w:del>
          </w:p>
        </w:tc>
        <w:tc>
          <w:tcPr>
            <w:tcW w:w="0" w:type="auto"/>
          </w:tcPr>
          <w:p w14:paraId="27E14573" w14:textId="77777777" w:rsidR="00360D12" w:rsidRPr="00090F78" w:rsidRDefault="00360D12" w:rsidP="008D2271">
            <w:pPr>
              <w:pStyle w:val="Compact"/>
              <w:rPr>
                <w:del w:id="974" w:author="Seamus Murphy" w:date="2026-09-23T07:08:00Z" w16du:dateUtc="2026-09-23T14:08:00Z"/>
                <w:sz w:val="15"/>
                <w:szCs w:val="15"/>
              </w:rPr>
            </w:pPr>
            <w:del w:id="975" w:author="Seamus Murphy" w:date="2026-09-23T07:08:00Z" w16du:dateUtc="2026-09-23T14:08:00Z">
              <w:r w:rsidRPr="00090F78">
                <w:rPr>
                  <w:sz w:val="15"/>
                  <w:szCs w:val="15"/>
                </w:rPr>
                <w:delText>2006-2014, (excl. 2012)</w:delText>
              </w:r>
            </w:del>
          </w:p>
        </w:tc>
        <w:tc>
          <w:tcPr>
            <w:tcW w:w="0" w:type="auto"/>
          </w:tcPr>
          <w:p w14:paraId="08321A1B" w14:textId="77777777" w:rsidR="00360D12" w:rsidRPr="00090F78" w:rsidRDefault="00360D12" w:rsidP="008D2271">
            <w:pPr>
              <w:pStyle w:val="Compact"/>
              <w:rPr>
                <w:del w:id="976" w:author="Seamus Murphy" w:date="2026-09-23T07:08:00Z" w16du:dateUtc="2026-09-23T14:08:00Z"/>
                <w:sz w:val="15"/>
                <w:szCs w:val="15"/>
              </w:rPr>
            </w:pPr>
            <w:del w:id="977" w:author="Seamus Murphy" w:date="2026-09-23T07:08:00Z" w16du:dateUtc="2026-09-23T14:08:00Z">
              <w:r w:rsidRPr="00090F78">
                <w:rPr>
                  <w:sz w:val="15"/>
                  <w:szCs w:val="15"/>
                </w:rPr>
                <w:delText>66,302 cell-epochs</w:delText>
              </w:r>
            </w:del>
          </w:p>
        </w:tc>
      </w:tr>
    </w:tbl>
    <w:p w14:paraId="41AA7130" w14:textId="77777777" w:rsidR="00360D12" w:rsidRDefault="00360D12" w:rsidP="00E165CF">
      <w:pPr>
        <w:pStyle w:val="Heading1"/>
        <w:spacing w:after="0"/>
        <w:rPr>
          <w:del w:id="978" w:author="Seamus Murphy" w:date="2026-09-23T07:08:00Z" w16du:dateUtc="2026-09-23T14:08:00Z"/>
        </w:rPr>
      </w:pPr>
      <w:bookmarkStart w:id="979" w:name="table-s2"/>
      <w:bookmarkEnd w:id="839"/>
      <w:del w:id="980" w:author="Seamus Murphy" w:date="2026-09-23T07:08:00Z" w16du:dateUtc="2026-09-23T14:08:00Z">
        <w:r>
          <w:delText>Table S2</w:delText>
        </w:r>
      </w:del>
    </w:p>
    <w:p w14:paraId="42C51AD3" w14:textId="77777777" w:rsidR="00360D12" w:rsidRDefault="00360D12" w:rsidP="00E165CF">
      <w:pPr>
        <w:pStyle w:val="FirstParagraph"/>
        <w:spacing w:before="0" w:after="0"/>
        <w:rPr>
          <w:del w:id="981" w:author="Seamus Murphy" w:date="2026-09-23T07:08:00Z" w16du:dateUtc="2026-09-23T14:08:00Z"/>
        </w:rPr>
      </w:pPr>
      <w:del w:id="982" w:author="Seamus Murphy" w:date="2026-09-23T07:08:00Z" w16du:dateUtc="2026-09-23T14:08:00Z">
        <w:r>
          <w:delText>Moderate-to-high beetle disturbance by year inside the study perimeter.</w:delText>
        </w:r>
      </w:del>
    </w:p>
    <w:tbl>
      <w:tblPr>
        <w:tblStyle w:val="Table"/>
        <w:tblW w:w="9354" w:type="dxa"/>
        <w:tblLayout w:type="fixed"/>
        <w:tblLook w:val="0020" w:firstRow="1" w:lastRow="0" w:firstColumn="0" w:lastColumn="0" w:noHBand="0" w:noVBand="0"/>
      </w:tblPr>
      <w:tblGrid>
        <w:gridCol w:w="3118"/>
        <w:gridCol w:w="3118"/>
        <w:gridCol w:w="3118"/>
      </w:tblGrid>
      <w:tr w:rsidR="00360D12" w14:paraId="25BE4C36" w14:textId="77777777" w:rsidTr="00E165CF">
        <w:trPr>
          <w:cnfStyle w:val="100000000000" w:firstRow="1" w:lastRow="0" w:firstColumn="0" w:lastColumn="0" w:oddVBand="0" w:evenVBand="0" w:oddHBand="0" w:evenHBand="0" w:firstRowFirstColumn="0" w:firstRowLastColumn="0" w:lastRowFirstColumn="0" w:lastRowLastColumn="0"/>
          <w:trHeight w:hRule="exact" w:val="397"/>
          <w:tblHeader/>
          <w:del w:id="983" w:author="Seamus Murphy" w:date="2026-09-23T07:08:00Z" w16du:dateUtc="2026-09-23T14:08:00Z"/>
        </w:trPr>
        <w:tc>
          <w:tcPr>
            <w:tcW w:w="3118" w:type="dxa"/>
          </w:tcPr>
          <w:p w14:paraId="1EA2E912" w14:textId="77777777" w:rsidR="00360D12" w:rsidRDefault="00360D12" w:rsidP="008D2271">
            <w:pPr>
              <w:pStyle w:val="Compact"/>
              <w:rPr>
                <w:del w:id="984" w:author="Seamus Murphy" w:date="2026-09-23T07:08:00Z" w16du:dateUtc="2026-09-23T14:08:00Z"/>
                <w:sz w:val="16"/>
              </w:rPr>
            </w:pPr>
            <w:del w:id="985" w:author="Seamus Murphy" w:date="2026-09-23T07:08:00Z" w16du:dateUtc="2026-09-23T14:08:00Z">
              <w:r>
                <w:rPr>
                  <w:sz w:val="16"/>
                </w:rPr>
                <w:delText>Year</w:delText>
              </w:r>
            </w:del>
          </w:p>
        </w:tc>
        <w:tc>
          <w:tcPr>
            <w:tcW w:w="3118" w:type="dxa"/>
          </w:tcPr>
          <w:p w14:paraId="6AD417E6" w14:textId="77777777" w:rsidR="00360D12" w:rsidRDefault="00360D12" w:rsidP="008D2271">
            <w:pPr>
              <w:pStyle w:val="Compact"/>
              <w:rPr>
                <w:del w:id="986" w:author="Seamus Murphy" w:date="2026-09-23T07:08:00Z" w16du:dateUtc="2026-09-23T14:08:00Z"/>
                <w:sz w:val="16"/>
              </w:rPr>
            </w:pPr>
            <w:del w:id="987" w:author="Seamus Murphy" w:date="2026-09-23T07:08:00Z" w16du:dateUtc="2026-09-23T14:08:00Z">
              <w:r>
                <w:rPr>
                  <w:sz w:val="16"/>
                </w:rPr>
                <w:delText>Cells</w:delText>
              </w:r>
            </w:del>
          </w:p>
        </w:tc>
        <w:tc>
          <w:tcPr>
            <w:tcW w:w="3118" w:type="dxa"/>
          </w:tcPr>
          <w:p w14:paraId="65A5D3E1" w14:textId="77777777" w:rsidR="00360D12" w:rsidRDefault="00360D12" w:rsidP="008D2271">
            <w:pPr>
              <w:pStyle w:val="Compact"/>
              <w:rPr>
                <w:del w:id="988" w:author="Seamus Murphy" w:date="2026-09-23T07:08:00Z" w16du:dateUtc="2026-09-23T14:08:00Z"/>
                <w:sz w:val="16"/>
              </w:rPr>
            </w:pPr>
            <w:del w:id="989" w:author="Seamus Murphy" w:date="2026-09-23T07:08:00Z" w16du:dateUtc="2026-09-23T14:08:00Z">
              <w:r>
                <w:rPr>
                  <w:sz w:val="16"/>
                </w:rPr>
                <w:delText>Moderate-to-high (%)</w:delText>
              </w:r>
            </w:del>
          </w:p>
        </w:tc>
      </w:tr>
      <w:tr w:rsidR="00360D12" w14:paraId="7E807633" w14:textId="77777777" w:rsidTr="008D2271">
        <w:trPr>
          <w:trHeight w:hRule="exact" w:val="340"/>
          <w:del w:id="990" w:author="Seamus Murphy" w:date="2026-09-23T07:08:00Z" w16du:dateUtc="2026-09-23T14:08:00Z"/>
        </w:trPr>
        <w:tc>
          <w:tcPr>
            <w:tcW w:w="3118" w:type="dxa"/>
          </w:tcPr>
          <w:p w14:paraId="107E758F" w14:textId="77777777" w:rsidR="00360D12" w:rsidRDefault="00360D12" w:rsidP="008D2271">
            <w:pPr>
              <w:pStyle w:val="Compact"/>
              <w:rPr>
                <w:del w:id="991" w:author="Seamus Murphy" w:date="2026-09-23T07:08:00Z" w16du:dateUtc="2026-09-23T14:08:00Z"/>
                <w:sz w:val="16"/>
              </w:rPr>
            </w:pPr>
            <w:del w:id="992" w:author="Seamus Murphy" w:date="2026-09-23T07:08:00Z" w16du:dateUtc="2026-09-23T14:08:00Z">
              <w:r>
                <w:rPr>
                  <w:sz w:val="16"/>
                </w:rPr>
                <w:delText>2006</w:delText>
              </w:r>
            </w:del>
          </w:p>
        </w:tc>
        <w:tc>
          <w:tcPr>
            <w:tcW w:w="3118" w:type="dxa"/>
          </w:tcPr>
          <w:p w14:paraId="5E709C6E" w14:textId="77777777" w:rsidR="00360D12" w:rsidRDefault="00360D12" w:rsidP="008D2271">
            <w:pPr>
              <w:pStyle w:val="Compact"/>
              <w:rPr>
                <w:del w:id="993" w:author="Seamus Murphy" w:date="2026-09-23T07:08:00Z" w16du:dateUtc="2026-09-23T14:08:00Z"/>
                <w:sz w:val="16"/>
              </w:rPr>
            </w:pPr>
            <w:del w:id="994" w:author="Seamus Murphy" w:date="2026-09-23T07:08:00Z" w16du:dateUtc="2026-09-23T14:08:00Z">
              <w:r>
                <w:rPr>
                  <w:sz w:val="16"/>
                </w:rPr>
                <w:delText>13,224</w:delText>
              </w:r>
            </w:del>
          </w:p>
        </w:tc>
        <w:tc>
          <w:tcPr>
            <w:tcW w:w="3118" w:type="dxa"/>
          </w:tcPr>
          <w:p w14:paraId="212E0B9E" w14:textId="77777777" w:rsidR="00360D12" w:rsidRDefault="00360D12" w:rsidP="008D2271">
            <w:pPr>
              <w:pStyle w:val="Compact"/>
              <w:rPr>
                <w:del w:id="995" w:author="Seamus Murphy" w:date="2026-09-23T07:08:00Z" w16du:dateUtc="2026-09-23T14:08:00Z"/>
                <w:sz w:val="16"/>
              </w:rPr>
            </w:pPr>
            <w:del w:id="996" w:author="Seamus Murphy" w:date="2026-09-23T07:08:00Z" w16du:dateUtc="2026-09-23T14:08:00Z">
              <w:r>
                <w:rPr>
                  <w:sz w:val="16"/>
                </w:rPr>
                <w:delText>4.2</w:delText>
              </w:r>
            </w:del>
          </w:p>
        </w:tc>
      </w:tr>
      <w:tr w:rsidR="00360D12" w14:paraId="30F06889" w14:textId="77777777" w:rsidTr="008D2271">
        <w:trPr>
          <w:trHeight w:hRule="exact" w:val="340"/>
          <w:del w:id="997" w:author="Seamus Murphy" w:date="2026-09-23T07:08:00Z" w16du:dateUtc="2026-09-23T14:08:00Z"/>
        </w:trPr>
        <w:tc>
          <w:tcPr>
            <w:tcW w:w="3118" w:type="dxa"/>
          </w:tcPr>
          <w:p w14:paraId="21437F83" w14:textId="77777777" w:rsidR="00360D12" w:rsidRDefault="00360D12" w:rsidP="008D2271">
            <w:pPr>
              <w:pStyle w:val="Compact"/>
              <w:rPr>
                <w:del w:id="998" w:author="Seamus Murphy" w:date="2026-09-23T07:08:00Z" w16du:dateUtc="2026-09-23T14:08:00Z"/>
                <w:sz w:val="16"/>
              </w:rPr>
            </w:pPr>
            <w:del w:id="999" w:author="Seamus Murphy" w:date="2026-09-23T07:08:00Z" w16du:dateUtc="2026-09-23T14:08:00Z">
              <w:r>
                <w:rPr>
                  <w:sz w:val="16"/>
                </w:rPr>
                <w:delText>2007</w:delText>
              </w:r>
            </w:del>
          </w:p>
        </w:tc>
        <w:tc>
          <w:tcPr>
            <w:tcW w:w="3118" w:type="dxa"/>
          </w:tcPr>
          <w:p w14:paraId="357F772B" w14:textId="77777777" w:rsidR="00360D12" w:rsidRDefault="00360D12" w:rsidP="008D2271">
            <w:pPr>
              <w:pStyle w:val="Compact"/>
              <w:rPr>
                <w:del w:id="1000" w:author="Seamus Murphy" w:date="2026-09-23T07:08:00Z" w16du:dateUtc="2026-09-23T14:08:00Z"/>
                <w:sz w:val="16"/>
              </w:rPr>
            </w:pPr>
            <w:del w:id="1001" w:author="Seamus Murphy" w:date="2026-09-23T07:08:00Z" w16du:dateUtc="2026-09-23T14:08:00Z">
              <w:r>
                <w:rPr>
                  <w:sz w:val="16"/>
                </w:rPr>
                <w:delText>13,225</w:delText>
              </w:r>
            </w:del>
          </w:p>
        </w:tc>
        <w:tc>
          <w:tcPr>
            <w:tcW w:w="3118" w:type="dxa"/>
          </w:tcPr>
          <w:p w14:paraId="760B7766" w14:textId="77777777" w:rsidR="00360D12" w:rsidRDefault="00360D12" w:rsidP="008D2271">
            <w:pPr>
              <w:pStyle w:val="Compact"/>
              <w:rPr>
                <w:del w:id="1002" w:author="Seamus Murphy" w:date="2026-09-23T07:08:00Z" w16du:dateUtc="2026-09-23T14:08:00Z"/>
                <w:sz w:val="16"/>
              </w:rPr>
            </w:pPr>
            <w:del w:id="1003" w:author="Seamus Murphy" w:date="2026-09-23T07:08:00Z" w16du:dateUtc="2026-09-23T14:08:00Z">
              <w:r>
                <w:rPr>
                  <w:sz w:val="16"/>
                </w:rPr>
                <w:delText>3.9</w:delText>
              </w:r>
            </w:del>
          </w:p>
        </w:tc>
      </w:tr>
      <w:tr w:rsidR="00360D12" w14:paraId="21FBE042" w14:textId="77777777" w:rsidTr="008D2271">
        <w:trPr>
          <w:trHeight w:hRule="exact" w:val="340"/>
          <w:del w:id="1004" w:author="Seamus Murphy" w:date="2026-09-23T07:08:00Z" w16du:dateUtc="2026-09-23T14:08:00Z"/>
        </w:trPr>
        <w:tc>
          <w:tcPr>
            <w:tcW w:w="3118" w:type="dxa"/>
          </w:tcPr>
          <w:p w14:paraId="11E71994" w14:textId="77777777" w:rsidR="00360D12" w:rsidRDefault="00360D12" w:rsidP="008D2271">
            <w:pPr>
              <w:pStyle w:val="Compact"/>
              <w:rPr>
                <w:del w:id="1005" w:author="Seamus Murphy" w:date="2026-09-23T07:08:00Z" w16du:dateUtc="2026-09-23T14:08:00Z"/>
                <w:sz w:val="16"/>
              </w:rPr>
            </w:pPr>
            <w:del w:id="1006" w:author="Seamus Murphy" w:date="2026-09-23T07:08:00Z" w16du:dateUtc="2026-09-23T14:08:00Z">
              <w:r>
                <w:rPr>
                  <w:sz w:val="16"/>
                </w:rPr>
                <w:delText>2008</w:delText>
              </w:r>
            </w:del>
          </w:p>
        </w:tc>
        <w:tc>
          <w:tcPr>
            <w:tcW w:w="3118" w:type="dxa"/>
          </w:tcPr>
          <w:p w14:paraId="69CCF304" w14:textId="77777777" w:rsidR="00360D12" w:rsidRDefault="00360D12" w:rsidP="008D2271">
            <w:pPr>
              <w:pStyle w:val="Compact"/>
              <w:rPr>
                <w:del w:id="1007" w:author="Seamus Murphy" w:date="2026-09-23T07:08:00Z" w16du:dateUtc="2026-09-23T14:08:00Z"/>
                <w:sz w:val="16"/>
              </w:rPr>
            </w:pPr>
            <w:del w:id="1008" w:author="Seamus Murphy" w:date="2026-09-23T07:08:00Z" w16du:dateUtc="2026-09-23T14:08:00Z">
              <w:r>
                <w:rPr>
                  <w:sz w:val="16"/>
                </w:rPr>
                <w:delText>13,285</w:delText>
              </w:r>
            </w:del>
          </w:p>
        </w:tc>
        <w:tc>
          <w:tcPr>
            <w:tcW w:w="3118" w:type="dxa"/>
          </w:tcPr>
          <w:p w14:paraId="7693DFC1" w14:textId="77777777" w:rsidR="00360D12" w:rsidRDefault="00360D12" w:rsidP="008D2271">
            <w:pPr>
              <w:pStyle w:val="Compact"/>
              <w:rPr>
                <w:del w:id="1009" w:author="Seamus Murphy" w:date="2026-09-23T07:08:00Z" w16du:dateUtc="2026-09-23T14:08:00Z"/>
                <w:sz w:val="16"/>
              </w:rPr>
            </w:pPr>
            <w:del w:id="1010" w:author="Seamus Murphy" w:date="2026-09-23T07:08:00Z" w16du:dateUtc="2026-09-23T14:08:00Z">
              <w:r>
                <w:rPr>
                  <w:sz w:val="16"/>
                </w:rPr>
                <w:delText>18.6</w:delText>
              </w:r>
            </w:del>
          </w:p>
        </w:tc>
      </w:tr>
      <w:tr w:rsidR="00360D12" w14:paraId="32A32DA9" w14:textId="77777777" w:rsidTr="008D2271">
        <w:trPr>
          <w:trHeight w:hRule="exact" w:val="340"/>
          <w:del w:id="1011" w:author="Seamus Murphy" w:date="2026-09-23T07:08:00Z" w16du:dateUtc="2026-09-23T14:08:00Z"/>
        </w:trPr>
        <w:tc>
          <w:tcPr>
            <w:tcW w:w="3118" w:type="dxa"/>
          </w:tcPr>
          <w:p w14:paraId="56D70217" w14:textId="77777777" w:rsidR="00360D12" w:rsidRDefault="00360D12" w:rsidP="008D2271">
            <w:pPr>
              <w:pStyle w:val="Compact"/>
              <w:rPr>
                <w:del w:id="1012" w:author="Seamus Murphy" w:date="2026-09-23T07:08:00Z" w16du:dateUtc="2026-09-23T14:08:00Z"/>
                <w:sz w:val="16"/>
              </w:rPr>
            </w:pPr>
            <w:del w:id="1013" w:author="Seamus Murphy" w:date="2026-09-23T07:08:00Z" w16du:dateUtc="2026-09-23T14:08:00Z">
              <w:r>
                <w:rPr>
                  <w:sz w:val="16"/>
                </w:rPr>
                <w:delText>2009</w:delText>
              </w:r>
            </w:del>
          </w:p>
        </w:tc>
        <w:tc>
          <w:tcPr>
            <w:tcW w:w="3118" w:type="dxa"/>
          </w:tcPr>
          <w:p w14:paraId="11781C74" w14:textId="77777777" w:rsidR="00360D12" w:rsidRDefault="00360D12" w:rsidP="008D2271">
            <w:pPr>
              <w:pStyle w:val="Compact"/>
              <w:rPr>
                <w:del w:id="1014" w:author="Seamus Murphy" w:date="2026-09-23T07:08:00Z" w16du:dateUtc="2026-09-23T14:08:00Z"/>
                <w:sz w:val="16"/>
              </w:rPr>
            </w:pPr>
            <w:del w:id="1015" w:author="Seamus Murphy" w:date="2026-09-23T07:08:00Z" w16du:dateUtc="2026-09-23T14:08:00Z">
              <w:r>
                <w:rPr>
                  <w:sz w:val="16"/>
                </w:rPr>
                <w:delText>13,556</w:delText>
              </w:r>
            </w:del>
          </w:p>
        </w:tc>
        <w:tc>
          <w:tcPr>
            <w:tcW w:w="3118" w:type="dxa"/>
          </w:tcPr>
          <w:p w14:paraId="47E8376D" w14:textId="77777777" w:rsidR="00360D12" w:rsidRDefault="00360D12" w:rsidP="008D2271">
            <w:pPr>
              <w:pStyle w:val="Compact"/>
              <w:rPr>
                <w:del w:id="1016" w:author="Seamus Murphy" w:date="2026-09-23T07:08:00Z" w16du:dateUtc="2026-09-23T14:08:00Z"/>
                <w:sz w:val="16"/>
              </w:rPr>
            </w:pPr>
            <w:del w:id="1017" w:author="Seamus Murphy" w:date="2026-09-23T07:08:00Z" w16du:dateUtc="2026-09-23T14:08:00Z">
              <w:r>
                <w:rPr>
                  <w:sz w:val="16"/>
                </w:rPr>
                <w:delText>7.3</w:delText>
              </w:r>
            </w:del>
          </w:p>
        </w:tc>
      </w:tr>
      <w:tr w:rsidR="00360D12" w14:paraId="40A13114" w14:textId="77777777" w:rsidTr="008D2271">
        <w:trPr>
          <w:trHeight w:hRule="exact" w:val="340"/>
          <w:del w:id="1018" w:author="Seamus Murphy" w:date="2026-09-23T07:08:00Z" w16du:dateUtc="2026-09-23T14:08:00Z"/>
        </w:trPr>
        <w:tc>
          <w:tcPr>
            <w:tcW w:w="3118" w:type="dxa"/>
          </w:tcPr>
          <w:p w14:paraId="391B76CD" w14:textId="77777777" w:rsidR="00360D12" w:rsidRDefault="00360D12" w:rsidP="008D2271">
            <w:pPr>
              <w:pStyle w:val="Compact"/>
              <w:rPr>
                <w:del w:id="1019" w:author="Seamus Murphy" w:date="2026-09-23T07:08:00Z" w16du:dateUtc="2026-09-23T14:08:00Z"/>
                <w:sz w:val="16"/>
              </w:rPr>
            </w:pPr>
            <w:del w:id="1020" w:author="Seamus Murphy" w:date="2026-09-23T07:08:00Z" w16du:dateUtc="2026-09-23T14:08:00Z">
              <w:r>
                <w:rPr>
                  <w:sz w:val="16"/>
                </w:rPr>
                <w:delText>2010</w:delText>
              </w:r>
            </w:del>
          </w:p>
        </w:tc>
        <w:tc>
          <w:tcPr>
            <w:tcW w:w="3118" w:type="dxa"/>
          </w:tcPr>
          <w:p w14:paraId="6DA9581B" w14:textId="77777777" w:rsidR="00360D12" w:rsidRDefault="00360D12" w:rsidP="008D2271">
            <w:pPr>
              <w:pStyle w:val="Compact"/>
              <w:rPr>
                <w:del w:id="1021" w:author="Seamus Murphy" w:date="2026-09-23T07:08:00Z" w16du:dateUtc="2026-09-23T14:08:00Z"/>
                <w:sz w:val="16"/>
              </w:rPr>
            </w:pPr>
            <w:del w:id="1022" w:author="Seamus Murphy" w:date="2026-09-23T07:08:00Z" w16du:dateUtc="2026-09-23T14:08:00Z">
              <w:r>
                <w:rPr>
                  <w:sz w:val="16"/>
                </w:rPr>
                <w:delText>13,538</w:delText>
              </w:r>
            </w:del>
          </w:p>
        </w:tc>
        <w:tc>
          <w:tcPr>
            <w:tcW w:w="3118" w:type="dxa"/>
          </w:tcPr>
          <w:p w14:paraId="14A60882" w14:textId="77777777" w:rsidR="00360D12" w:rsidRDefault="00360D12" w:rsidP="008D2271">
            <w:pPr>
              <w:pStyle w:val="Compact"/>
              <w:rPr>
                <w:del w:id="1023" w:author="Seamus Murphy" w:date="2026-09-23T07:08:00Z" w16du:dateUtc="2026-09-23T14:08:00Z"/>
                <w:sz w:val="16"/>
              </w:rPr>
            </w:pPr>
            <w:del w:id="1024" w:author="Seamus Murphy" w:date="2026-09-23T07:08:00Z" w16du:dateUtc="2026-09-23T14:08:00Z">
              <w:r>
                <w:rPr>
                  <w:sz w:val="16"/>
                </w:rPr>
                <w:delText>13.5</w:delText>
              </w:r>
            </w:del>
          </w:p>
        </w:tc>
      </w:tr>
      <w:tr w:rsidR="00360D12" w14:paraId="61A27C8A" w14:textId="77777777" w:rsidTr="008D2271">
        <w:trPr>
          <w:trHeight w:hRule="exact" w:val="340"/>
          <w:del w:id="1025" w:author="Seamus Murphy" w:date="2026-09-23T07:08:00Z" w16du:dateUtc="2026-09-23T14:08:00Z"/>
        </w:trPr>
        <w:tc>
          <w:tcPr>
            <w:tcW w:w="3118" w:type="dxa"/>
          </w:tcPr>
          <w:p w14:paraId="02E49B8B" w14:textId="77777777" w:rsidR="00360D12" w:rsidRDefault="00360D12" w:rsidP="008D2271">
            <w:pPr>
              <w:pStyle w:val="Compact"/>
              <w:rPr>
                <w:del w:id="1026" w:author="Seamus Murphy" w:date="2026-09-23T07:08:00Z" w16du:dateUtc="2026-09-23T14:08:00Z"/>
                <w:sz w:val="16"/>
              </w:rPr>
            </w:pPr>
            <w:del w:id="1027" w:author="Seamus Murphy" w:date="2026-09-23T07:08:00Z" w16du:dateUtc="2026-09-23T14:08:00Z">
              <w:r>
                <w:rPr>
                  <w:sz w:val="16"/>
                </w:rPr>
                <w:delText>2011</w:delText>
              </w:r>
            </w:del>
          </w:p>
        </w:tc>
        <w:tc>
          <w:tcPr>
            <w:tcW w:w="3118" w:type="dxa"/>
          </w:tcPr>
          <w:p w14:paraId="172FDDB8" w14:textId="77777777" w:rsidR="00360D12" w:rsidRDefault="00360D12" w:rsidP="008D2271">
            <w:pPr>
              <w:pStyle w:val="Compact"/>
              <w:rPr>
                <w:del w:id="1028" w:author="Seamus Murphy" w:date="2026-09-23T07:08:00Z" w16du:dateUtc="2026-09-23T14:08:00Z"/>
                <w:sz w:val="16"/>
              </w:rPr>
            </w:pPr>
            <w:del w:id="1029" w:author="Seamus Murphy" w:date="2026-09-23T07:08:00Z" w16du:dateUtc="2026-09-23T14:08:00Z">
              <w:r>
                <w:rPr>
                  <w:sz w:val="16"/>
                </w:rPr>
                <w:delText>14,944</w:delText>
              </w:r>
            </w:del>
          </w:p>
        </w:tc>
        <w:tc>
          <w:tcPr>
            <w:tcW w:w="3118" w:type="dxa"/>
          </w:tcPr>
          <w:p w14:paraId="2259947E" w14:textId="77777777" w:rsidR="00360D12" w:rsidRDefault="00360D12" w:rsidP="008D2271">
            <w:pPr>
              <w:pStyle w:val="Compact"/>
              <w:rPr>
                <w:del w:id="1030" w:author="Seamus Murphy" w:date="2026-09-23T07:08:00Z" w16du:dateUtc="2026-09-23T14:08:00Z"/>
                <w:sz w:val="16"/>
              </w:rPr>
            </w:pPr>
            <w:del w:id="1031" w:author="Seamus Murphy" w:date="2026-09-23T07:08:00Z" w16du:dateUtc="2026-09-23T14:08:00Z">
              <w:r>
                <w:rPr>
                  <w:sz w:val="16"/>
                </w:rPr>
                <w:delText>9.8</w:delText>
              </w:r>
            </w:del>
          </w:p>
        </w:tc>
      </w:tr>
      <w:tr w:rsidR="00360D12" w14:paraId="21B42ABF" w14:textId="77777777" w:rsidTr="008D2271">
        <w:trPr>
          <w:trHeight w:hRule="exact" w:val="340"/>
          <w:del w:id="1032" w:author="Seamus Murphy" w:date="2026-09-23T07:08:00Z" w16du:dateUtc="2026-09-23T14:08:00Z"/>
        </w:trPr>
        <w:tc>
          <w:tcPr>
            <w:tcW w:w="3118" w:type="dxa"/>
          </w:tcPr>
          <w:p w14:paraId="3190A103" w14:textId="77777777" w:rsidR="00360D12" w:rsidRDefault="00360D12" w:rsidP="008D2271">
            <w:pPr>
              <w:pStyle w:val="Compact"/>
              <w:rPr>
                <w:del w:id="1033" w:author="Seamus Murphy" w:date="2026-09-23T07:08:00Z" w16du:dateUtc="2026-09-23T14:08:00Z"/>
                <w:sz w:val="16"/>
              </w:rPr>
            </w:pPr>
            <w:del w:id="1034" w:author="Seamus Murphy" w:date="2026-09-23T07:08:00Z" w16du:dateUtc="2026-09-23T14:08:00Z">
              <w:r>
                <w:rPr>
                  <w:sz w:val="16"/>
                </w:rPr>
                <w:delText>2013</w:delText>
              </w:r>
            </w:del>
          </w:p>
        </w:tc>
        <w:tc>
          <w:tcPr>
            <w:tcW w:w="3118" w:type="dxa"/>
          </w:tcPr>
          <w:p w14:paraId="147DB2A1" w14:textId="77777777" w:rsidR="00360D12" w:rsidRDefault="00360D12" w:rsidP="008D2271">
            <w:pPr>
              <w:pStyle w:val="Compact"/>
              <w:rPr>
                <w:del w:id="1035" w:author="Seamus Murphy" w:date="2026-09-23T07:08:00Z" w16du:dateUtc="2026-09-23T14:08:00Z"/>
                <w:sz w:val="16"/>
              </w:rPr>
            </w:pPr>
            <w:del w:id="1036" w:author="Seamus Murphy" w:date="2026-09-23T07:08:00Z" w16du:dateUtc="2026-09-23T14:08:00Z">
              <w:r>
                <w:rPr>
                  <w:sz w:val="16"/>
                </w:rPr>
                <w:delText>14,943</w:delText>
              </w:r>
            </w:del>
          </w:p>
        </w:tc>
        <w:tc>
          <w:tcPr>
            <w:tcW w:w="3118" w:type="dxa"/>
          </w:tcPr>
          <w:p w14:paraId="353A895B" w14:textId="77777777" w:rsidR="00360D12" w:rsidRDefault="00360D12" w:rsidP="008D2271">
            <w:pPr>
              <w:pStyle w:val="Compact"/>
              <w:rPr>
                <w:del w:id="1037" w:author="Seamus Murphy" w:date="2026-09-23T07:08:00Z" w16du:dateUtc="2026-09-23T14:08:00Z"/>
                <w:sz w:val="16"/>
              </w:rPr>
            </w:pPr>
            <w:del w:id="1038" w:author="Seamus Murphy" w:date="2026-09-23T07:08:00Z" w16du:dateUtc="2026-09-23T14:08:00Z">
              <w:r>
                <w:rPr>
                  <w:sz w:val="16"/>
                </w:rPr>
                <w:delText>10.0</w:delText>
              </w:r>
            </w:del>
          </w:p>
        </w:tc>
      </w:tr>
      <w:tr w:rsidR="00360D12" w14:paraId="6A9DB086" w14:textId="77777777" w:rsidTr="008D2271">
        <w:trPr>
          <w:trHeight w:hRule="exact" w:val="340"/>
          <w:del w:id="1039" w:author="Seamus Murphy" w:date="2026-09-23T07:08:00Z" w16du:dateUtc="2026-09-23T14:08:00Z"/>
        </w:trPr>
        <w:tc>
          <w:tcPr>
            <w:tcW w:w="3118" w:type="dxa"/>
          </w:tcPr>
          <w:p w14:paraId="17D8AE31" w14:textId="77777777" w:rsidR="00360D12" w:rsidRDefault="00360D12" w:rsidP="008D2271">
            <w:pPr>
              <w:pStyle w:val="Compact"/>
              <w:rPr>
                <w:del w:id="1040" w:author="Seamus Murphy" w:date="2026-09-23T07:08:00Z" w16du:dateUtc="2026-09-23T14:08:00Z"/>
                <w:sz w:val="16"/>
              </w:rPr>
            </w:pPr>
            <w:del w:id="1041" w:author="Seamus Murphy" w:date="2026-09-23T07:08:00Z" w16du:dateUtc="2026-09-23T14:08:00Z">
              <w:r>
                <w:rPr>
                  <w:sz w:val="16"/>
                </w:rPr>
                <w:delText>2014</w:delText>
              </w:r>
            </w:del>
          </w:p>
        </w:tc>
        <w:tc>
          <w:tcPr>
            <w:tcW w:w="3118" w:type="dxa"/>
          </w:tcPr>
          <w:p w14:paraId="6E9F483E" w14:textId="77777777" w:rsidR="00360D12" w:rsidRDefault="00360D12" w:rsidP="008D2271">
            <w:pPr>
              <w:pStyle w:val="Compact"/>
              <w:rPr>
                <w:del w:id="1042" w:author="Seamus Murphy" w:date="2026-09-23T07:08:00Z" w16du:dateUtc="2026-09-23T14:08:00Z"/>
                <w:sz w:val="16"/>
              </w:rPr>
            </w:pPr>
            <w:del w:id="1043" w:author="Seamus Murphy" w:date="2026-09-23T07:08:00Z" w16du:dateUtc="2026-09-23T14:08:00Z">
              <w:r>
                <w:rPr>
                  <w:sz w:val="16"/>
                </w:rPr>
                <w:delText>14,992</w:delText>
              </w:r>
            </w:del>
          </w:p>
        </w:tc>
        <w:tc>
          <w:tcPr>
            <w:tcW w:w="3118" w:type="dxa"/>
          </w:tcPr>
          <w:p w14:paraId="6FA3666F" w14:textId="77777777" w:rsidR="00360D12" w:rsidRDefault="00360D12" w:rsidP="008D2271">
            <w:pPr>
              <w:pStyle w:val="Compact"/>
              <w:rPr>
                <w:del w:id="1044" w:author="Seamus Murphy" w:date="2026-09-23T07:08:00Z" w16du:dateUtc="2026-09-23T14:08:00Z"/>
                <w:sz w:val="16"/>
              </w:rPr>
            </w:pPr>
            <w:del w:id="1045" w:author="Seamus Murphy" w:date="2026-09-23T07:08:00Z" w16du:dateUtc="2026-09-23T14:08:00Z">
              <w:r>
                <w:rPr>
                  <w:sz w:val="16"/>
                </w:rPr>
                <w:delText>9.7</w:delText>
              </w:r>
            </w:del>
          </w:p>
        </w:tc>
      </w:tr>
    </w:tbl>
    <w:p w14:paraId="3E89FCCA" w14:textId="77777777" w:rsidR="00360D12" w:rsidRDefault="00360D12" w:rsidP="00360D12">
      <w:pPr>
        <w:pStyle w:val="Heading1"/>
        <w:rPr>
          <w:del w:id="1046" w:author="Seamus Murphy" w:date="2026-09-23T07:08:00Z" w16du:dateUtc="2026-09-23T14:08:00Z"/>
        </w:rPr>
      </w:pPr>
      <w:bookmarkStart w:id="1047" w:name="methods-s1"/>
      <w:bookmarkEnd w:id="979"/>
      <w:moveFromRangeStart w:id="1048" w:author="Seamus Murphy" w:date="2026-09-23T07:08:00Z" w:name="move241039733"/>
      <w:moveFrom w:id="1049" w:author="Seamus Murphy" w:date="2026-09-23T07:08:00Z" w16du:dateUtc="2026-09-23T14:08:00Z">
        <w:r>
          <w:t>Methods S1</w:t>
        </w:r>
      </w:moveFrom>
      <w:moveFromRangeEnd w:id="1048"/>
    </w:p>
    <w:p w14:paraId="4EB3B1BD" w14:textId="77777777" w:rsidR="00360D12" w:rsidRDefault="00360D12" w:rsidP="00360D12">
      <w:pPr>
        <w:pStyle w:val="FirstParagraph"/>
        <w:rPr>
          <w:del w:id="1050" w:author="Seamus Murphy" w:date="2026-09-23T07:08:00Z" w16du:dateUtc="2026-09-23T14:08:00Z"/>
        </w:rPr>
      </w:pPr>
      <w:del w:id="1051" w:author="Seamus Murphy" w:date="2026-09-23T07:08:00Z" w16du:dateUtc="2026-09-23T14:08:00Z">
        <w:r>
          <w:delText>The wind component of the MicroMet model of Liston &amp; Elder (2006) is seven equations, implemented directly from the source paper with its equation numbers given below.</w:delText>
        </w:r>
      </w:del>
    </w:p>
    <w:p w14:paraId="5EB69020" w14:textId="77777777" w:rsidR="00360D12" w:rsidRDefault="00360D12" w:rsidP="00360D12">
      <w:pPr>
        <w:pStyle w:val="BodyText"/>
        <w:rPr>
          <w:del w:id="1052" w:author="Seamus Murphy" w:date="2026-09-23T07:08:00Z" w16du:dateUtc="2026-09-23T14:08:00Z"/>
        </w:rPr>
      </w:pPr>
      <w:del w:id="1053" w:author="Seamus Murphy" w:date="2026-09-23T07:08:00Z" w16du:dateUtc="2026-09-23T14:08:00Z">
        <w:r>
          <w:delText xml:space="preserve">Terrain slope </w:delText>
        </w:r>
      </w:del>
      <m:oMath>
        <m:r>
          <w:del w:id="1054" w:author="Seamus Murphy" w:date="2026-09-23T07:08:00Z" w16du:dateUtc="2026-09-23T14:08:00Z">
            <w:rPr>
              <w:rFonts w:ascii="Cambria Math" w:hAnsi="Cambria Math"/>
            </w:rPr>
            <m:t>β</m:t>
          </w:del>
        </m:r>
      </m:oMath>
      <w:del w:id="1055" w:author="Seamus Murphy" w:date="2026-09-23T07:08:00Z" w16du:dateUtc="2026-09-23T14:08:00Z">
        <w:r>
          <w:delText xml:space="preserve"> and slope azimuth </w:delText>
        </w:r>
      </w:del>
      <m:oMath>
        <m:r>
          <w:del w:id="1056" w:author="Seamus Murphy" w:date="2026-09-23T07:08:00Z" w16du:dateUtc="2026-09-23T14:08:00Z">
            <w:rPr>
              <w:rFonts w:ascii="Cambria Math" w:hAnsi="Cambria Math"/>
            </w:rPr>
            <m:t>ξ</m:t>
          </w:del>
        </m:r>
      </m:oMath>
      <w:del w:id="1057" w:author="Seamus Murphy" w:date="2026-09-23T07:08:00Z" w16du:dateUtc="2026-09-23T14:08:00Z">
        <w:r>
          <w:delText xml:space="preserve"> came from the elevation model, equations 12 and 13 of Liston &amp; Elder (2006). Curvature </w:delText>
        </w:r>
      </w:del>
      <m:oMath>
        <m:sSub>
          <m:sSubPr>
            <m:ctrlPr>
              <w:del w:id="1058" w:author="Seamus Murphy" w:date="2026-09-23T07:08:00Z" w16du:dateUtc="2026-09-23T14:08:00Z">
                <w:rPr>
                  <w:rFonts w:ascii="Cambria Math" w:hAnsi="Cambria Math"/>
                </w:rPr>
              </w:del>
            </m:ctrlPr>
          </m:sSubPr>
          <m:e>
            <m:r>
              <w:del w:id="1059" w:author="Seamus Murphy" w:date="2026-09-23T07:08:00Z" w16du:dateUtc="2026-09-23T14:08:00Z">
                <w:rPr>
                  <w:rFonts w:ascii="Cambria Math" w:hAnsi="Cambria Math"/>
                </w:rPr>
                <m:t>Ω</m:t>
              </w:del>
            </m:r>
          </m:e>
          <m:sub>
            <m:r>
              <w:del w:id="1060" w:author="Seamus Murphy" w:date="2026-09-23T07:08:00Z" w16du:dateUtc="2026-09-23T14:08:00Z">
                <w:rPr>
                  <w:rFonts w:ascii="Cambria Math" w:hAnsi="Cambria Math"/>
                </w:rPr>
                <m:t>c</m:t>
              </w:del>
            </m:r>
          </m:sub>
        </m:sSub>
      </m:oMath>
      <w:del w:id="1061" w:author="Seamus Murphy" w:date="2026-09-23T07:08:00Z" w16du:dateUtc="2026-09-23T14:08:00Z">
        <w:r>
          <w:delText xml:space="preserve"> is a cell’s elevation minus the mean of the two opposite cells one curvature length scale away, taken on four direction lines and averaged, their equation 14, and the length scale was estimated as the first lag at which elevation autocorrelation fell below 0.5, which was 600 m here. Assigning </w:delText>
        </w:r>
      </w:del>
      <m:oMath>
        <m:r>
          <w:del w:id="1062" w:author="Seamus Murphy" w:date="2026-09-23T07:08:00Z" w16du:dateUtc="2026-09-23T14:08:00Z">
            <w:rPr>
              <w:rFonts w:ascii="Cambria Math" w:hAnsi="Cambria Math"/>
            </w:rPr>
            <m:t>θ</m:t>
          </w:del>
        </m:r>
      </m:oMath>
      <w:del w:id="1063" w:author="Seamus Murphy" w:date="2026-09-23T07:08:00Z" w16du:dateUtc="2026-09-23T14:08:00Z">
        <w:r>
          <w:delText xml:space="preserve"> to wind bearing, slope in the wind direction was computed as follows</w:delText>
        </w:r>
      </w:del>
    </w:p>
    <w:bookmarkStart w:id="1064" w:name="eq-slope"/>
    <w:p w14:paraId="1CC40E1E" w14:textId="77777777" w:rsidR="00360D12" w:rsidRDefault="0019230A" w:rsidP="00360D12">
      <w:pPr>
        <w:pStyle w:val="BodyText"/>
        <w:rPr>
          <w:del w:id="1065" w:author="Seamus Murphy" w:date="2026-09-23T07:08:00Z" w16du:dateUtc="2026-09-23T14:08:00Z"/>
        </w:rPr>
      </w:pPr>
      <m:oMathPara>
        <m:oMathParaPr>
          <m:jc m:val="center"/>
        </m:oMathParaPr>
        <m:oMath>
          <m:sSub>
            <m:sSubPr>
              <m:ctrlPr>
                <w:del w:id="1066" w:author="Seamus Murphy" w:date="2026-09-23T07:08:00Z" w16du:dateUtc="2026-09-23T14:08:00Z">
                  <w:rPr>
                    <w:rFonts w:ascii="Cambria Math" w:hAnsi="Cambria Math"/>
                  </w:rPr>
                </w:del>
              </m:ctrlPr>
            </m:sSubPr>
            <m:e>
              <m:r>
                <w:del w:id="1067" w:author="Seamus Murphy" w:date="2026-09-23T07:08:00Z" w16du:dateUtc="2026-09-23T14:08:00Z">
                  <w:rPr>
                    <w:rFonts w:ascii="Cambria Math" w:hAnsi="Cambria Math"/>
                  </w:rPr>
                  <m:t>Ω</m:t>
                </w:del>
              </m:r>
            </m:e>
            <m:sub>
              <m:r>
                <w:del w:id="1068" w:author="Seamus Murphy" w:date="2026-09-23T07:08:00Z" w16du:dateUtc="2026-09-23T14:08:00Z">
                  <w:rPr>
                    <w:rFonts w:ascii="Cambria Math" w:hAnsi="Cambria Math"/>
                  </w:rPr>
                  <m:t>s</m:t>
                </w:del>
              </m:r>
            </m:sub>
          </m:sSub>
          <m:r>
            <w:del w:id="1069" w:author="Seamus Murphy" w:date="2026-09-23T07:08:00Z" w16du:dateUtc="2026-09-23T14:08:00Z">
              <m:rPr>
                <m:sty m:val="p"/>
              </m:rPr>
              <w:rPr>
                <w:rFonts w:ascii="Cambria Math" w:hAnsi="Cambria Math"/>
              </w:rPr>
              <m:t>=</m:t>
            </w:del>
          </m:r>
          <m:r>
            <w:del w:id="1070" w:author="Seamus Murphy" w:date="2026-09-23T07:08:00Z" w16du:dateUtc="2026-09-23T14:08:00Z">
              <w:rPr>
                <w:rFonts w:ascii="Cambria Math" w:hAnsi="Cambria Math"/>
              </w:rPr>
              <m:t>β</m:t>
            </w:del>
          </m:r>
          <m:r>
            <w:del w:id="1071" w:author="Seamus Murphy" w:date="2026-09-23T07:08:00Z" w16du:dateUtc="2026-09-23T14:08:00Z">
              <m:rPr>
                <m:sty m:val="p"/>
              </m:rPr>
              <w:rPr>
                <w:rFonts w:ascii="Cambria Math" w:hAnsi="Cambria Math"/>
              </w:rPr>
              <m:t>cos</m:t>
            </w:del>
          </m:r>
          <m:d>
            <m:dPr>
              <m:ctrlPr>
                <w:del w:id="1072" w:author="Seamus Murphy" w:date="2026-09-23T07:08:00Z" w16du:dateUtc="2026-09-23T14:08:00Z">
                  <w:rPr>
                    <w:rFonts w:ascii="Cambria Math" w:hAnsi="Cambria Math"/>
                  </w:rPr>
                </w:del>
              </m:ctrlPr>
            </m:dPr>
            <m:e>
              <m:r>
                <w:del w:id="1073" w:author="Seamus Murphy" w:date="2026-09-23T07:08:00Z" w16du:dateUtc="2026-09-23T14:08:00Z">
                  <w:rPr>
                    <w:rFonts w:ascii="Cambria Math" w:hAnsi="Cambria Math"/>
                  </w:rPr>
                  <m:t>θ</m:t>
                </w:del>
              </m:r>
              <m:r>
                <w:del w:id="1074" w:author="Seamus Murphy" w:date="2026-09-23T07:08:00Z" w16du:dateUtc="2026-09-23T14:08:00Z">
                  <m:rPr>
                    <m:sty m:val="p"/>
                  </m:rPr>
                  <w:rPr>
                    <w:rFonts w:ascii="Cambria Math" w:hAnsi="Cambria Math"/>
                  </w:rPr>
                  <m:t>-</m:t>
                </w:del>
              </m:r>
              <m:r>
                <w:del w:id="1075" w:author="Seamus Murphy" w:date="2026-09-23T07:08:00Z" w16du:dateUtc="2026-09-23T14:08:00Z">
                  <w:rPr>
                    <w:rFonts w:ascii="Cambria Math" w:hAnsi="Cambria Math"/>
                  </w:rPr>
                  <m:t>ξ</m:t>
                </w:del>
              </m:r>
            </m:e>
          </m:d>
          <m:r>
            <w:del w:id="1076" w:author="Seamus Murphy" w:date="2026-09-23T07:08:00Z" w16du:dateUtc="2026-09-23T14:08:00Z">
              <w:rPr>
                <w:rFonts w:ascii="Cambria Math" w:hAnsi="Cambria Math"/>
              </w:rPr>
              <m:t>  </m:t>
            </w:del>
          </m:r>
          <m:d>
            <m:dPr>
              <m:ctrlPr>
                <w:del w:id="1077" w:author="Seamus Murphy" w:date="2026-09-23T07:08:00Z" w16du:dateUtc="2026-09-23T14:08:00Z">
                  <w:rPr>
                    <w:rFonts w:ascii="Cambria Math" w:hAnsi="Cambria Math"/>
                  </w:rPr>
                </w:del>
              </m:ctrlPr>
            </m:dPr>
            <m:e>
              <m:r>
                <w:del w:id="1078" w:author="Seamus Murphy" w:date="2026-09-23T07:08:00Z" w16du:dateUtc="2026-09-23T14:08:00Z">
                  <w:rPr>
                    <w:rFonts w:ascii="Cambria Math" w:hAnsi="Cambria Math"/>
                  </w:rPr>
                  <m:t>1</m:t>
                </w:del>
              </m:r>
            </m:e>
          </m:d>
        </m:oMath>
      </m:oMathPara>
      <w:bookmarkEnd w:id="1064"/>
    </w:p>
    <w:p w14:paraId="285E5D5B" w14:textId="77777777" w:rsidR="00360D12" w:rsidRDefault="00360D12" w:rsidP="00360D12">
      <w:pPr>
        <w:pStyle w:val="FirstParagraph"/>
        <w:rPr>
          <w:del w:id="1079" w:author="Seamus Murphy" w:date="2026-09-23T07:08:00Z" w16du:dateUtc="2026-09-23T14:08:00Z"/>
        </w:rPr>
      </w:pPr>
      <w:del w:id="1080" w:author="Seamus Murphy" w:date="2026-09-23T07:08:00Z" w16du:dateUtc="2026-09-23T14:08:00Z">
        <w:r>
          <w:delText xml:space="preserve">with </w:delText>
        </w:r>
      </w:del>
      <m:oMath>
        <m:sSub>
          <m:sSubPr>
            <m:ctrlPr>
              <w:del w:id="1081" w:author="Seamus Murphy" w:date="2026-09-23T07:08:00Z" w16du:dateUtc="2026-09-23T14:08:00Z">
                <w:rPr>
                  <w:rFonts w:ascii="Cambria Math" w:hAnsi="Cambria Math"/>
                </w:rPr>
              </w:del>
            </m:ctrlPr>
          </m:sSubPr>
          <m:e>
            <m:r>
              <w:del w:id="1082" w:author="Seamus Murphy" w:date="2026-09-23T07:08:00Z" w16du:dateUtc="2026-09-23T14:08:00Z">
                <w:rPr>
                  <w:rFonts w:ascii="Cambria Math" w:hAnsi="Cambria Math"/>
                </w:rPr>
                <m:t>Ω</m:t>
              </w:del>
            </m:r>
          </m:e>
          <m:sub>
            <m:r>
              <w:del w:id="1083" w:author="Seamus Murphy" w:date="2026-09-23T07:08:00Z" w16du:dateUtc="2026-09-23T14:08:00Z">
                <w:rPr>
                  <w:rFonts w:ascii="Cambria Math" w:hAnsi="Cambria Math"/>
                </w:rPr>
                <m:t>s</m:t>
              </w:del>
            </m:r>
          </m:sub>
        </m:sSub>
      </m:oMath>
      <w:del w:id="1084" w:author="Seamus Murphy" w:date="2026-09-23T07:08:00Z" w16du:dateUtc="2026-09-23T14:08:00Z">
        <w:r>
          <w:delText xml:space="preserve"> and </w:delText>
        </w:r>
      </w:del>
      <m:oMath>
        <m:sSub>
          <m:sSubPr>
            <m:ctrlPr>
              <w:del w:id="1085" w:author="Seamus Murphy" w:date="2026-09-23T07:08:00Z" w16du:dateUtc="2026-09-23T14:08:00Z">
                <w:rPr>
                  <w:rFonts w:ascii="Cambria Math" w:hAnsi="Cambria Math"/>
                </w:rPr>
              </w:del>
            </m:ctrlPr>
          </m:sSubPr>
          <m:e>
            <m:r>
              <w:del w:id="1086" w:author="Seamus Murphy" w:date="2026-09-23T07:08:00Z" w16du:dateUtc="2026-09-23T14:08:00Z">
                <w:rPr>
                  <w:rFonts w:ascii="Cambria Math" w:hAnsi="Cambria Math"/>
                </w:rPr>
                <m:t>Ω</m:t>
              </w:del>
            </m:r>
          </m:e>
          <m:sub>
            <m:r>
              <w:del w:id="1087" w:author="Seamus Murphy" w:date="2026-09-23T07:08:00Z" w16du:dateUtc="2026-09-23T14:08:00Z">
                <w:rPr>
                  <w:rFonts w:ascii="Cambria Math" w:hAnsi="Cambria Math"/>
                </w:rPr>
                <m:t>c</m:t>
              </w:del>
            </m:r>
          </m:sub>
        </m:sSub>
      </m:oMath>
      <w:del w:id="1088" w:author="Seamus Murphy" w:date="2026-09-23T07:08:00Z" w16du:dateUtc="2026-09-23T14:08:00Z">
        <w:r>
          <w:delText xml:space="preserve"> each scaled to </w:delText>
        </w:r>
      </w:del>
      <m:oMath>
        <m:d>
          <m:dPr>
            <m:begChr m:val="["/>
            <m:endChr m:val="]"/>
            <m:ctrlPr>
              <w:del w:id="1089" w:author="Seamus Murphy" w:date="2026-09-23T07:08:00Z" w16du:dateUtc="2026-09-23T14:08:00Z">
                <w:rPr>
                  <w:rFonts w:ascii="Cambria Math" w:hAnsi="Cambria Math"/>
                </w:rPr>
              </w:del>
            </m:ctrlPr>
          </m:dPr>
          <m:e>
            <m:r>
              <w:del w:id="1090" w:author="Seamus Murphy" w:date="2026-09-23T07:08:00Z" w16du:dateUtc="2026-09-23T14:08:00Z">
                <m:rPr>
                  <m:sty m:val="p"/>
                </m:rPr>
                <w:rPr>
                  <w:rFonts w:ascii="Cambria Math" w:hAnsi="Cambria Math"/>
                </w:rPr>
                <m:t>-</m:t>
              </w:del>
            </m:r>
            <m:r>
              <w:del w:id="1091" w:author="Seamus Murphy" w:date="2026-09-23T07:08:00Z" w16du:dateUtc="2026-09-23T14:08:00Z">
                <w:rPr>
                  <w:rFonts w:ascii="Cambria Math" w:hAnsi="Cambria Math"/>
                </w:rPr>
                <m:t>0.5</m:t>
              </w:del>
            </m:r>
            <m:r>
              <w:del w:id="1092" w:author="Seamus Murphy" w:date="2026-09-23T07:08:00Z" w16du:dateUtc="2026-09-23T14:08:00Z">
                <m:rPr>
                  <m:sty m:val="p"/>
                </m:rPr>
                <w:rPr>
                  <w:rFonts w:ascii="Cambria Math" w:hAnsi="Cambria Math"/>
                </w:rPr>
                <m:t>,</m:t>
              </w:del>
            </m:r>
            <m:r>
              <w:del w:id="1093" w:author="Seamus Murphy" w:date="2026-09-23T07:08:00Z" w16du:dateUtc="2026-09-23T14:08:00Z">
                <w:rPr>
                  <w:rFonts w:ascii="Cambria Math" w:hAnsi="Cambria Math"/>
                </w:rPr>
                <m:t> 0.5</m:t>
              </w:del>
            </m:r>
          </m:e>
        </m:d>
      </m:oMath>
      <w:del w:id="1094" w:author="Seamus Murphy" w:date="2026-09-23T07:08:00Z" w16du:dateUtc="2026-09-23T14:08:00Z">
        <w:r>
          <w:delText xml:space="preserve">. The terrain weighting factor applied to the observed speed </w:delText>
        </w:r>
      </w:del>
      <m:oMath>
        <m:r>
          <w:del w:id="1095" w:author="Seamus Murphy" w:date="2026-09-23T07:08:00Z" w16du:dateUtc="2026-09-23T14:08:00Z">
            <w:rPr>
              <w:rFonts w:ascii="Cambria Math" w:hAnsi="Cambria Math"/>
            </w:rPr>
            <m:t>W</m:t>
          </w:del>
        </m:r>
      </m:oMath>
      <w:del w:id="1096" w:author="Seamus Murphy" w:date="2026-09-23T07:08:00Z" w16du:dateUtc="2026-09-23T14:08:00Z">
        <w:r>
          <w:delText xml:space="preserve"> was derived using</w:delText>
        </w:r>
      </w:del>
    </w:p>
    <w:bookmarkStart w:id="1097" w:name="eq-weight"/>
    <w:p w14:paraId="47303856" w14:textId="77777777" w:rsidR="00360D12" w:rsidRDefault="0019230A" w:rsidP="00360D12">
      <w:pPr>
        <w:pStyle w:val="BodyText"/>
        <w:rPr>
          <w:del w:id="1098" w:author="Seamus Murphy" w:date="2026-09-23T07:08:00Z" w16du:dateUtc="2026-09-23T14:08:00Z"/>
        </w:rPr>
      </w:pPr>
      <m:oMathPara>
        <m:oMathParaPr>
          <m:jc m:val="center"/>
        </m:oMathParaPr>
        <m:oMath>
          <m:sSub>
            <m:sSubPr>
              <m:ctrlPr>
                <w:del w:id="1099" w:author="Seamus Murphy" w:date="2026-09-23T07:08:00Z" w16du:dateUtc="2026-09-23T14:08:00Z">
                  <w:rPr>
                    <w:rFonts w:ascii="Cambria Math" w:hAnsi="Cambria Math"/>
                  </w:rPr>
                </w:del>
              </m:ctrlPr>
            </m:sSubPr>
            <m:e>
              <m:r>
                <w:del w:id="1100" w:author="Seamus Murphy" w:date="2026-09-23T07:08:00Z" w16du:dateUtc="2026-09-23T14:08:00Z">
                  <w:rPr>
                    <w:rFonts w:ascii="Cambria Math" w:hAnsi="Cambria Math"/>
                  </w:rPr>
                  <m:t>W</m:t>
                </w:del>
              </m:r>
            </m:e>
            <m:sub>
              <m:r>
                <w:del w:id="1101" w:author="Seamus Murphy" w:date="2026-09-23T07:08:00Z" w16du:dateUtc="2026-09-23T14:08:00Z">
                  <w:rPr>
                    <w:rFonts w:ascii="Cambria Math" w:hAnsi="Cambria Math"/>
                  </w:rPr>
                  <m:t>w</m:t>
                </w:del>
              </m:r>
            </m:sub>
          </m:sSub>
          <m:r>
            <w:del w:id="1102" w:author="Seamus Murphy" w:date="2026-09-23T07:08:00Z" w16du:dateUtc="2026-09-23T14:08:00Z">
              <m:rPr>
                <m:sty m:val="p"/>
              </m:rPr>
              <w:rPr>
                <w:rFonts w:ascii="Cambria Math" w:hAnsi="Cambria Math"/>
              </w:rPr>
              <m:t>=</m:t>
            </w:del>
          </m:r>
          <m:r>
            <w:del w:id="1103" w:author="Seamus Murphy" w:date="2026-09-23T07:08:00Z" w16du:dateUtc="2026-09-23T14:08:00Z">
              <w:rPr>
                <w:rFonts w:ascii="Cambria Math" w:hAnsi="Cambria Math"/>
              </w:rPr>
              <m:t>1</m:t>
            </w:del>
          </m:r>
          <m:r>
            <w:del w:id="1104" w:author="Seamus Murphy" w:date="2026-09-23T07:08:00Z" w16du:dateUtc="2026-09-23T14:08:00Z">
              <m:rPr>
                <m:sty m:val="p"/>
              </m:rPr>
              <w:rPr>
                <w:rFonts w:ascii="Cambria Math" w:hAnsi="Cambria Math"/>
              </w:rPr>
              <m:t>+</m:t>
            </w:del>
          </m:r>
          <m:sSub>
            <m:sSubPr>
              <m:ctrlPr>
                <w:del w:id="1105" w:author="Seamus Murphy" w:date="2026-09-23T07:08:00Z" w16du:dateUtc="2026-09-23T14:08:00Z">
                  <w:rPr>
                    <w:rFonts w:ascii="Cambria Math" w:hAnsi="Cambria Math"/>
                  </w:rPr>
                </w:del>
              </m:ctrlPr>
            </m:sSubPr>
            <m:e>
              <m:r>
                <w:del w:id="1106" w:author="Seamus Murphy" w:date="2026-09-23T07:08:00Z" w16du:dateUtc="2026-09-23T14:08:00Z">
                  <w:rPr>
                    <w:rFonts w:ascii="Cambria Math" w:hAnsi="Cambria Math"/>
                  </w:rPr>
                  <m:t>γ</m:t>
                </w:del>
              </m:r>
            </m:e>
            <m:sub>
              <m:r>
                <w:del w:id="1107" w:author="Seamus Murphy" w:date="2026-09-23T07:08:00Z" w16du:dateUtc="2026-09-23T14:08:00Z">
                  <w:rPr>
                    <w:rFonts w:ascii="Cambria Math" w:hAnsi="Cambria Math"/>
                  </w:rPr>
                  <m:t>s</m:t>
                </w:del>
              </m:r>
            </m:sub>
          </m:sSub>
          <m:sSub>
            <m:sSubPr>
              <m:ctrlPr>
                <w:del w:id="1108" w:author="Seamus Murphy" w:date="2026-09-23T07:08:00Z" w16du:dateUtc="2026-09-23T14:08:00Z">
                  <w:rPr>
                    <w:rFonts w:ascii="Cambria Math" w:hAnsi="Cambria Math"/>
                  </w:rPr>
                </w:del>
              </m:ctrlPr>
            </m:sSubPr>
            <m:e>
              <m:r>
                <w:del w:id="1109" w:author="Seamus Murphy" w:date="2026-09-23T07:08:00Z" w16du:dateUtc="2026-09-23T14:08:00Z">
                  <w:rPr>
                    <w:rFonts w:ascii="Cambria Math" w:hAnsi="Cambria Math"/>
                  </w:rPr>
                  <m:t>Ω</m:t>
                </w:del>
              </m:r>
            </m:e>
            <m:sub>
              <m:r>
                <w:del w:id="1110" w:author="Seamus Murphy" w:date="2026-09-23T07:08:00Z" w16du:dateUtc="2026-09-23T14:08:00Z">
                  <w:rPr>
                    <w:rFonts w:ascii="Cambria Math" w:hAnsi="Cambria Math"/>
                  </w:rPr>
                  <m:t>s</m:t>
                </w:del>
              </m:r>
            </m:sub>
          </m:sSub>
          <m:r>
            <w:del w:id="1111" w:author="Seamus Murphy" w:date="2026-09-23T07:08:00Z" w16du:dateUtc="2026-09-23T14:08:00Z">
              <m:rPr>
                <m:sty m:val="p"/>
              </m:rPr>
              <w:rPr>
                <w:rFonts w:ascii="Cambria Math" w:hAnsi="Cambria Math"/>
              </w:rPr>
              <m:t>+</m:t>
            </w:del>
          </m:r>
          <m:sSub>
            <m:sSubPr>
              <m:ctrlPr>
                <w:del w:id="1112" w:author="Seamus Murphy" w:date="2026-09-23T07:08:00Z" w16du:dateUtc="2026-09-23T14:08:00Z">
                  <w:rPr>
                    <w:rFonts w:ascii="Cambria Math" w:hAnsi="Cambria Math"/>
                  </w:rPr>
                </w:del>
              </m:ctrlPr>
            </m:sSubPr>
            <m:e>
              <m:r>
                <w:del w:id="1113" w:author="Seamus Murphy" w:date="2026-09-23T07:08:00Z" w16du:dateUtc="2026-09-23T14:08:00Z">
                  <w:rPr>
                    <w:rFonts w:ascii="Cambria Math" w:hAnsi="Cambria Math"/>
                  </w:rPr>
                  <m:t>γ</m:t>
                </w:del>
              </m:r>
            </m:e>
            <m:sub>
              <m:r>
                <w:del w:id="1114" w:author="Seamus Murphy" w:date="2026-09-23T07:08:00Z" w16du:dateUtc="2026-09-23T14:08:00Z">
                  <w:rPr>
                    <w:rFonts w:ascii="Cambria Math" w:hAnsi="Cambria Math"/>
                  </w:rPr>
                  <m:t>c</m:t>
                </w:del>
              </m:r>
            </m:sub>
          </m:sSub>
          <m:sSub>
            <m:sSubPr>
              <m:ctrlPr>
                <w:del w:id="1115" w:author="Seamus Murphy" w:date="2026-09-23T07:08:00Z" w16du:dateUtc="2026-09-23T14:08:00Z">
                  <w:rPr>
                    <w:rFonts w:ascii="Cambria Math" w:hAnsi="Cambria Math"/>
                  </w:rPr>
                </w:del>
              </m:ctrlPr>
            </m:sSubPr>
            <m:e>
              <m:r>
                <w:del w:id="1116" w:author="Seamus Murphy" w:date="2026-09-23T07:08:00Z" w16du:dateUtc="2026-09-23T14:08:00Z">
                  <w:rPr>
                    <w:rFonts w:ascii="Cambria Math" w:hAnsi="Cambria Math"/>
                  </w:rPr>
                  <m:t>Ω</m:t>
                </w:del>
              </m:r>
            </m:e>
            <m:sub>
              <m:r>
                <w:del w:id="1117" w:author="Seamus Murphy" w:date="2026-09-23T07:08:00Z" w16du:dateUtc="2026-09-23T14:08:00Z">
                  <w:rPr>
                    <w:rFonts w:ascii="Cambria Math" w:hAnsi="Cambria Math"/>
                  </w:rPr>
                  <m:t>c</m:t>
                </w:del>
              </m:r>
            </m:sub>
          </m:sSub>
          <m:r>
            <w:del w:id="1118" w:author="Seamus Murphy" w:date="2026-09-23T07:08:00Z" w16du:dateUtc="2026-09-23T14:08:00Z">
              <m:rPr>
                <m:sty m:val="p"/>
              </m:rPr>
              <w:rPr>
                <w:rFonts w:ascii="Cambria Math" w:hAnsi="Cambria Math"/>
              </w:rPr>
              <m:t>,</m:t>
            </w:del>
          </m:r>
          <m:r>
            <w:del w:id="1119" w:author="Seamus Murphy" w:date="2026-09-23T07:08:00Z" w16du:dateUtc="2026-09-23T14:08:00Z">
              <w:rPr>
                <w:rFonts w:ascii="Cambria Math" w:hAnsi="Cambria Math"/>
              </w:rPr>
              <m:t>  </m:t>
            </w:del>
          </m:r>
          <m:sSub>
            <m:sSubPr>
              <m:ctrlPr>
                <w:del w:id="1120" w:author="Seamus Murphy" w:date="2026-09-23T07:08:00Z" w16du:dateUtc="2026-09-23T14:08:00Z">
                  <w:rPr>
                    <w:rFonts w:ascii="Cambria Math" w:hAnsi="Cambria Math"/>
                  </w:rPr>
                </w:del>
              </m:ctrlPr>
            </m:sSubPr>
            <m:e>
              <m:r>
                <w:del w:id="1121" w:author="Seamus Murphy" w:date="2026-09-23T07:08:00Z" w16du:dateUtc="2026-09-23T14:08:00Z">
                  <w:rPr>
                    <w:rFonts w:ascii="Cambria Math" w:hAnsi="Cambria Math"/>
                  </w:rPr>
                  <m:t>γ</m:t>
                </w:del>
              </m:r>
            </m:e>
            <m:sub>
              <m:r>
                <w:del w:id="1122" w:author="Seamus Murphy" w:date="2026-09-23T07:08:00Z" w16du:dateUtc="2026-09-23T14:08:00Z">
                  <w:rPr>
                    <w:rFonts w:ascii="Cambria Math" w:hAnsi="Cambria Math"/>
                  </w:rPr>
                  <m:t>s</m:t>
                </w:del>
              </m:r>
            </m:sub>
          </m:sSub>
          <m:r>
            <w:del w:id="1123" w:author="Seamus Murphy" w:date="2026-09-23T07:08:00Z" w16du:dateUtc="2026-09-23T14:08:00Z">
              <m:rPr>
                <m:sty m:val="p"/>
              </m:rPr>
              <w:rPr>
                <w:rFonts w:ascii="Cambria Math" w:hAnsi="Cambria Math"/>
              </w:rPr>
              <m:t>=</m:t>
            </w:del>
          </m:r>
          <m:sSub>
            <m:sSubPr>
              <m:ctrlPr>
                <w:del w:id="1124" w:author="Seamus Murphy" w:date="2026-09-23T07:08:00Z" w16du:dateUtc="2026-09-23T14:08:00Z">
                  <w:rPr>
                    <w:rFonts w:ascii="Cambria Math" w:hAnsi="Cambria Math"/>
                  </w:rPr>
                </w:del>
              </m:ctrlPr>
            </m:sSubPr>
            <m:e>
              <m:r>
                <w:del w:id="1125" w:author="Seamus Murphy" w:date="2026-09-23T07:08:00Z" w16du:dateUtc="2026-09-23T14:08:00Z">
                  <w:rPr>
                    <w:rFonts w:ascii="Cambria Math" w:hAnsi="Cambria Math"/>
                  </w:rPr>
                  <m:t>γ</m:t>
                </w:del>
              </m:r>
            </m:e>
            <m:sub>
              <m:r>
                <w:del w:id="1126" w:author="Seamus Murphy" w:date="2026-09-23T07:08:00Z" w16du:dateUtc="2026-09-23T14:08:00Z">
                  <w:rPr>
                    <w:rFonts w:ascii="Cambria Math" w:hAnsi="Cambria Math"/>
                  </w:rPr>
                  <m:t>c</m:t>
                </w:del>
              </m:r>
            </m:sub>
          </m:sSub>
          <m:r>
            <w:del w:id="1127" w:author="Seamus Murphy" w:date="2026-09-23T07:08:00Z" w16du:dateUtc="2026-09-23T14:08:00Z">
              <m:rPr>
                <m:sty m:val="p"/>
              </m:rPr>
              <w:rPr>
                <w:rFonts w:ascii="Cambria Math" w:hAnsi="Cambria Math"/>
              </w:rPr>
              <m:t>=</m:t>
            </w:del>
          </m:r>
          <m:r>
            <w:del w:id="1128" w:author="Seamus Murphy" w:date="2026-09-23T07:08:00Z" w16du:dateUtc="2026-09-23T14:08:00Z">
              <w:rPr>
                <w:rFonts w:ascii="Cambria Math" w:hAnsi="Cambria Math"/>
              </w:rPr>
              <m:t>0.5  </m:t>
            </w:del>
          </m:r>
          <m:d>
            <m:dPr>
              <m:ctrlPr>
                <w:del w:id="1129" w:author="Seamus Murphy" w:date="2026-09-23T07:08:00Z" w16du:dateUtc="2026-09-23T14:08:00Z">
                  <w:rPr>
                    <w:rFonts w:ascii="Cambria Math" w:hAnsi="Cambria Math"/>
                  </w:rPr>
                </w:del>
              </m:ctrlPr>
            </m:dPr>
            <m:e>
              <m:r>
                <w:del w:id="1130" w:author="Seamus Murphy" w:date="2026-09-23T07:08:00Z" w16du:dateUtc="2026-09-23T14:08:00Z">
                  <w:rPr>
                    <w:rFonts w:ascii="Cambria Math" w:hAnsi="Cambria Math"/>
                  </w:rPr>
                  <m:t>2</m:t>
                </w:del>
              </m:r>
            </m:e>
          </m:d>
        </m:oMath>
      </m:oMathPara>
      <w:bookmarkEnd w:id="1097"/>
    </w:p>
    <w:p w14:paraId="1FEE11A3" w14:textId="77777777" w:rsidR="00360D12" w:rsidRDefault="00360D12" w:rsidP="00360D12">
      <w:pPr>
        <w:pStyle w:val="FirstParagraph"/>
        <w:rPr>
          <w:del w:id="1131" w:author="Seamus Murphy" w:date="2026-09-23T07:08:00Z" w16du:dateUtc="2026-09-23T14:08:00Z"/>
        </w:rPr>
      </w:pPr>
      <w:del w:id="1132" w:author="Seamus Murphy" w:date="2026-09-23T07:08:00Z" w16du:dateUtc="2026-09-23T14:08:00Z">
        <w:r>
          <w:delText>This provided the basis for calculation of the terrain-modified speed using</w:delText>
        </w:r>
      </w:del>
    </w:p>
    <w:bookmarkStart w:id="1133" w:name="eq-speed"/>
    <w:p w14:paraId="0B275E41" w14:textId="77777777" w:rsidR="00360D12" w:rsidRDefault="0019230A" w:rsidP="00360D12">
      <w:pPr>
        <w:pStyle w:val="BodyText"/>
        <w:rPr>
          <w:del w:id="1134" w:author="Seamus Murphy" w:date="2026-09-23T07:08:00Z" w16du:dateUtc="2026-09-23T14:08:00Z"/>
        </w:rPr>
      </w:pPr>
      <m:oMathPara>
        <m:oMathParaPr>
          <m:jc m:val="center"/>
        </m:oMathParaPr>
        <m:oMath>
          <m:sSub>
            <m:sSubPr>
              <m:ctrlPr>
                <w:del w:id="1135" w:author="Seamus Murphy" w:date="2026-09-23T07:08:00Z" w16du:dateUtc="2026-09-23T14:08:00Z">
                  <w:rPr>
                    <w:rFonts w:ascii="Cambria Math" w:hAnsi="Cambria Math"/>
                  </w:rPr>
                </w:del>
              </m:ctrlPr>
            </m:sSubPr>
            <m:e>
              <m:r>
                <w:del w:id="1136" w:author="Seamus Murphy" w:date="2026-09-23T07:08:00Z" w16du:dateUtc="2026-09-23T14:08:00Z">
                  <w:rPr>
                    <w:rFonts w:ascii="Cambria Math" w:hAnsi="Cambria Math"/>
                  </w:rPr>
                  <m:t>W</m:t>
                </w:del>
              </m:r>
            </m:e>
            <m:sub>
              <m:r>
                <w:del w:id="1137" w:author="Seamus Murphy" w:date="2026-09-23T07:08:00Z" w16du:dateUtc="2026-09-23T14:08:00Z">
                  <w:rPr>
                    <w:rFonts w:ascii="Cambria Math" w:hAnsi="Cambria Math"/>
                  </w:rPr>
                  <m:t>t</m:t>
                </w:del>
              </m:r>
            </m:sub>
          </m:sSub>
          <m:r>
            <w:del w:id="1138" w:author="Seamus Murphy" w:date="2026-09-23T07:08:00Z" w16du:dateUtc="2026-09-23T14:08:00Z">
              <m:rPr>
                <m:sty m:val="p"/>
              </m:rPr>
              <w:rPr>
                <w:rFonts w:ascii="Cambria Math" w:hAnsi="Cambria Math"/>
              </w:rPr>
              <m:t>=</m:t>
            </w:del>
          </m:r>
          <m:sSub>
            <m:sSubPr>
              <m:ctrlPr>
                <w:del w:id="1139" w:author="Seamus Murphy" w:date="2026-09-23T07:08:00Z" w16du:dateUtc="2026-09-23T14:08:00Z">
                  <w:rPr>
                    <w:rFonts w:ascii="Cambria Math" w:hAnsi="Cambria Math"/>
                  </w:rPr>
                </w:del>
              </m:ctrlPr>
            </m:sSubPr>
            <m:e>
              <m:r>
                <w:del w:id="1140" w:author="Seamus Murphy" w:date="2026-09-23T07:08:00Z" w16du:dateUtc="2026-09-23T14:08:00Z">
                  <w:rPr>
                    <w:rFonts w:ascii="Cambria Math" w:hAnsi="Cambria Math"/>
                  </w:rPr>
                  <m:t>W</m:t>
                </w:del>
              </m:r>
            </m:e>
            <m:sub>
              <m:r>
                <w:del w:id="1141" w:author="Seamus Murphy" w:date="2026-09-23T07:08:00Z" w16du:dateUtc="2026-09-23T14:08:00Z">
                  <w:rPr>
                    <w:rFonts w:ascii="Cambria Math" w:hAnsi="Cambria Math"/>
                  </w:rPr>
                  <m:t>w</m:t>
                </w:del>
              </m:r>
            </m:sub>
          </m:sSub>
          <m:r>
            <w:del w:id="1142" w:author="Seamus Murphy" w:date="2026-09-23T07:08:00Z" w16du:dateUtc="2026-09-23T14:08:00Z">
              <w:rPr>
                <w:rFonts w:ascii="Cambria Math" w:hAnsi="Cambria Math"/>
              </w:rPr>
              <m:t>W  </m:t>
            </w:del>
          </m:r>
          <m:d>
            <m:dPr>
              <m:ctrlPr>
                <w:del w:id="1143" w:author="Seamus Murphy" w:date="2026-09-23T07:08:00Z" w16du:dateUtc="2026-09-23T14:08:00Z">
                  <w:rPr>
                    <w:rFonts w:ascii="Cambria Math" w:hAnsi="Cambria Math"/>
                  </w:rPr>
                </w:del>
              </m:ctrlPr>
            </m:dPr>
            <m:e>
              <m:r>
                <w:del w:id="1144" w:author="Seamus Murphy" w:date="2026-09-23T07:08:00Z" w16du:dateUtc="2026-09-23T14:08:00Z">
                  <w:rPr>
                    <w:rFonts w:ascii="Cambria Math" w:hAnsi="Cambria Math"/>
                  </w:rPr>
                  <m:t>3</m:t>
                </w:del>
              </m:r>
            </m:e>
          </m:d>
        </m:oMath>
      </m:oMathPara>
      <w:bookmarkEnd w:id="1133"/>
    </w:p>
    <w:p w14:paraId="00579465" w14:textId="77777777" w:rsidR="00360D12" w:rsidRDefault="00360D12" w:rsidP="00360D12">
      <w:pPr>
        <w:pStyle w:val="FirstParagraph"/>
        <w:rPr>
          <w:del w:id="1145" w:author="Seamus Murphy" w:date="2026-09-23T07:08:00Z" w16du:dateUtc="2026-09-23T14:08:00Z"/>
        </w:rPr>
      </w:pPr>
      <w:del w:id="1146" w:author="Seamus Murphy" w:date="2026-09-23T07:08:00Z" w16du:dateUtc="2026-09-23T14:08:00Z">
        <w:r>
          <w:delText>and a diversion of wind direction computed as</w:delText>
        </w:r>
      </w:del>
    </w:p>
    <w:bookmarkStart w:id="1147" w:name="eq-divert"/>
    <w:p w14:paraId="3AE4A3AF" w14:textId="77777777" w:rsidR="00360D12" w:rsidRDefault="0019230A" w:rsidP="00360D12">
      <w:pPr>
        <w:pStyle w:val="BodyText"/>
        <w:rPr>
          <w:del w:id="1148" w:author="Seamus Murphy" w:date="2026-09-23T07:08:00Z" w16du:dateUtc="2026-09-23T14:08:00Z"/>
        </w:rPr>
      </w:pPr>
      <m:oMathPara>
        <m:oMathParaPr>
          <m:jc m:val="center"/>
        </m:oMathParaPr>
        <m:oMath>
          <m:sSub>
            <m:sSubPr>
              <m:ctrlPr>
                <w:del w:id="1149" w:author="Seamus Murphy" w:date="2026-09-23T07:08:00Z" w16du:dateUtc="2026-09-23T14:08:00Z">
                  <w:rPr>
                    <w:rFonts w:ascii="Cambria Math" w:hAnsi="Cambria Math"/>
                  </w:rPr>
                </w:del>
              </m:ctrlPr>
            </m:sSubPr>
            <m:e>
              <m:r>
                <w:del w:id="1150" w:author="Seamus Murphy" w:date="2026-09-23T07:08:00Z" w16du:dateUtc="2026-09-23T14:08:00Z">
                  <w:rPr>
                    <w:rFonts w:ascii="Cambria Math" w:hAnsi="Cambria Math"/>
                  </w:rPr>
                  <m:t>θ</m:t>
                </w:del>
              </m:r>
            </m:e>
            <m:sub>
              <m:r>
                <w:del w:id="1151" w:author="Seamus Murphy" w:date="2026-09-23T07:08:00Z" w16du:dateUtc="2026-09-23T14:08:00Z">
                  <w:rPr>
                    <w:rFonts w:ascii="Cambria Math" w:hAnsi="Cambria Math"/>
                  </w:rPr>
                  <m:t>d</m:t>
                </w:del>
              </m:r>
            </m:sub>
          </m:sSub>
          <m:r>
            <w:del w:id="1152" w:author="Seamus Murphy" w:date="2026-09-23T07:08:00Z" w16du:dateUtc="2026-09-23T14:08:00Z">
              <m:rPr>
                <m:sty m:val="p"/>
              </m:rPr>
              <w:rPr>
                <w:rFonts w:ascii="Cambria Math" w:hAnsi="Cambria Math"/>
              </w:rPr>
              <m:t>=-</m:t>
            </w:del>
          </m:r>
          <m:f>
            <m:fPr>
              <m:type m:val="lin"/>
              <m:ctrlPr>
                <w:del w:id="1153" w:author="Seamus Murphy" w:date="2026-09-23T07:08:00Z" w16du:dateUtc="2026-09-23T14:08:00Z">
                  <w:rPr>
                    <w:rFonts w:ascii="Cambria Math" w:hAnsi="Cambria Math"/>
                  </w:rPr>
                </w:del>
              </m:ctrlPr>
            </m:fPr>
            <m:num>
              <m:r>
                <w:del w:id="1154" w:author="Seamus Murphy" w:date="2026-09-23T07:08:00Z" w16du:dateUtc="2026-09-23T14:08:00Z">
                  <w:rPr>
                    <w:rFonts w:ascii="Cambria Math" w:hAnsi="Cambria Math"/>
                  </w:rPr>
                  <m:t>1</m:t>
                </w:del>
              </m:r>
            </m:num>
            <m:den>
              <m:r>
                <w:del w:id="1155" w:author="Seamus Murphy" w:date="2026-09-23T07:08:00Z" w16du:dateUtc="2026-09-23T14:08:00Z">
                  <w:rPr>
                    <w:rFonts w:ascii="Cambria Math" w:hAnsi="Cambria Math"/>
                  </w:rPr>
                  <m:t>2</m:t>
                </w:del>
              </m:r>
            </m:den>
          </m:f>
          <m:r>
            <w:del w:id="1156" w:author="Seamus Murphy" w:date="2026-09-23T07:08:00Z" w16du:dateUtc="2026-09-23T14:08:00Z">
              <w:rPr>
                <w:rFonts w:ascii="Cambria Math" w:hAnsi="Cambria Math"/>
              </w:rPr>
              <m:t> </m:t>
            </w:del>
          </m:r>
          <m:sSub>
            <m:sSubPr>
              <m:ctrlPr>
                <w:del w:id="1157" w:author="Seamus Murphy" w:date="2026-09-23T07:08:00Z" w16du:dateUtc="2026-09-23T14:08:00Z">
                  <w:rPr>
                    <w:rFonts w:ascii="Cambria Math" w:hAnsi="Cambria Math"/>
                  </w:rPr>
                </w:del>
              </m:ctrlPr>
            </m:sSubPr>
            <m:e>
              <m:r>
                <w:del w:id="1158" w:author="Seamus Murphy" w:date="2026-09-23T07:08:00Z" w16du:dateUtc="2026-09-23T14:08:00Z">
                  <w:rPr>
                    <w:rFonts w:ascii="Cambria Math" w:hAnsi="Cambria Math"/>
                  </w:rPr>
                  <m:t>Ω</m:t>
                </w:del>
              </m:r>
            </m:e>
            <m:sub>
              <m:r>
                <w:del w:id="1159" w:author="Seamus Murphy" w:date="2026-09-23T07:08:00Z" w16du:dateUtc="2026-09-23T14:08:00Z">
                  <w:rPr>
                    <w:rFonts w:ascii="Cambria Math" w:hAnsi="Cambria Math"/>
                  </w:rPr>
                  <m:t>s</m:t>
                </w:del>
              </m:r>
            </m:sub>
          </m:sSub>
          <m:r>
            <w:del w:id="1160" w:author="Seamus Murphy" w:date="2026-09-23T07:08:00Z" w16du:dateUtc="2026-09-23T14:08:00Z">
              <m:rPr>
                <m:sty m:val="p"/>
              </m:rPr>
              <w:rPr>
                <w:rFonts w:ascii="Cambria Math" w:hAnsi="Cambria Math"/>
              </w:rPr>
              <m:t>sin</m:t>
            </w:del>
          </m:r>
          <m:r>
            <w:del w:id="1161" w:author="Seamus Murphy" w:date="2026-09-23T07:08:00Z" w16du:dateUtc="2026-09-23T14:08:00Z">
              <w:rPr>
                <w:rFonts w:ascii="Cambria Math" w:hAnsi="Cambria Math"/>
              </w:rPr>
              <m:t>​</m:t>
            </w:del>
          </m:r>
          <m:d>
            <m:dPr>
              <m:begChr m:val="["/>
              <m:endChr m:val="]"/>
              <m:ctrlPr>
                <w:del w:id="1162" w:author="Seamus Murphy" w:date="2026-09-23T07:08:00Z" w16du:dateUtc="2026-09-23T14:08:00Z">
                  <w:rPr>
                    <w:rFonts w:ascii="Cambria Math" w:hAnsi="Cambria Math"/>
                  </w:rPr>
                </w:del>
              </m:ctrlPr>
            </m:dPr>
            <m:e>
              <m:r>
                <w:del w:id="1163" w:author="Seamus Murphy" w:date="2026-09-23T07:08:00Z" w16du:dateUtc="2026-09-23T14:08:00Z">
                  <w:rPr>
                    <w:rFonts w:ascii="Cambria Math" w:hAnsi="Cambria Math"/>
                  </w:rPr>
                  <m:t>2</m:t>
                </w:del>
              </m:r>
              <m:d>
                <m:dPr>
                  <m:ctrlPr>
                    <w:del w:id="1164" w:author="Seamus Murphy" w:date="2026-09-23T07:08:00Z" w16du:dateUtc="2026-09-23T14:08:00Z">
                      <w:rPr>
                        <w:rFonts w:ascii="Cambria Math" w:hAnsi="Cambria Math"/>
                      </w:rPr>
                    </w:del>
                  </m:ctrlPr>
                </m:dPr>
                <m:e>
                  <m:r>
                    <w:del w:id="1165" w:author="Seamus Murphy" w:date="2026-09-23T07:08:00Z" w16du:dateUtc="2026-09-23T14:08:00Z">
                      <w:rPr>
                        <w:rFonts w:ascii="Cambria Math" w:hAnsi="Cambria Math"/>
                      </w:rPr>
                      <m:t>ξ</m:t>
                    </w:del>
                  </m:r>
                  <m:r>
                    <w:del w:id="1166" w:author="Seamus Murphy" w:date="2026-09-23T07:08:00Z" w16du:dateUtc="2026-09-23T14:08:00Z">
                      <m:rPr>
                        <m:sty m:val="p"/>
                      </m:rPr>
                      <w:rPr>
                        <w:rFonts w:ascii="Cambria Math" w:hAnsi="Cambria Math"/>
                      </w:rPr>
                      <m:t>-</m:t>
                    </w:del>
                  </m:r>
                  <m:r>
                    <w:del w:id="1167" w:author="Seamus Murphy" w:date="2026-09-23T07:08:00Z" w16du:dateUtc="2026-09-23T14:08:00Z">
                      <w:rPr>
                        <w:rFonts w:ascii="Cambria Math" w:hAnsi="Cambria Math"/>
                      </w:rPr>
                      <m:t>θ</m:t>
                    </w:del>
                  </m:r>
                </m:e>
              </m:d>
            </m:e>
          </m:d>
          <m:r>
            <w:del w:id="1168" w:author="Seamus Murphy" w:date="2026-09-23T07:08:00Z" w16du:dateUtc="2026-09-23T14:08:00Z">
              <m:rPr>
                <m:sty m:val="p"/>
              </m:rPr>
              <w:rPr>
                <w:rFonts w:ascii="Cambria Math" w:hAnsi="Cambria Math"/>
              </w:rPr>
              <m:t>.</m:t>
            </w:del>
          </m:r>
          <m:r>
            <w:del w:id="1169" w:author="Seamus Murphy" w:date="2026-09-23T07:08:00Z" w16du:dateUtc="2026-09-23T14:08:00Z">
              <w:rPr>
                <w:rFonts w:ascii="Cambria Math" w:hAnsi="Cambria Math"/>
              </w:rPr>
              <m:t>  </m:t>
            </w:del>
          </m:r>
          <m:d>
            <m:dPr>
              <m:ctrlPr>
                <w:del w:id="1170" w:author="Seamus Murphy" w:date="2026-09-23T07:08:00Z" w16du:dateUtc="2026-09-23T14:08:00Z">
                  <w:rPr>
                    <w:rFonts w:ascii="Cambria Math" w:hAnsi="Cambria Math"/>
                  </w:rPr>
                </w:del>
              </m:ctrlPr>
            </m:dPr>
            <m:e>
              <m:r>
                <w:del w:id="1171" w:author="Seamus Murphy" w:date="2026-09-23T07:08:00Z" w16du:dateUtc="2026-09-23T14:08:00Z">
                  <w:rPr>
                    <w:rFonts w:ascii="Cambria Math" w:hAnsi="Cambria Math"/>
                  </w:rPr>
                  <m:t>4</m:t>
                </w:del>
              </m:r>
            </m:e>
          </m:d>
        </m:oMath>
      </m:oMathPara>
      <w:bookmarkEnd w:id="1147"/>
    </w:p>
    <w:p w14:paraId="706844DE" w14:textId="77777777" w:rsidR="00360D12" w:rsidRDefault="00360D12" w:rsidP="00360D12">
      <w:pPr>
        <w:pStyle w:val="FirstParagraph"/>
        <w:rPr>
          <w:del w:id="1172" w:author="Seamus Murphy" w:date="2026-09-23T07:08:00Z" w16du:dateUtc="2026-09-23T14:08:00Z"/>
        </w:rPr>
      </w:pPr>
      <w:del w:id="1173" w:author="Seamus Murphy" w:date="2026-09-23T07:08:00Z" w16du:dateUtc="2026-09-23T14:08:00Z">
        <w:r>
          <w:delText xml:space="preserve">By </w:delText>
        </w:r>
        <w:r>
          <w:fldChar w:fldCharType="begin"/>
        </w:r>
        <w:r>
          <w:delInstrText>HYPERLINK \l "eq-weight" \h</w:delInstrText>
        </w:r>
        <w:r>
          <w:fldChar w:fldCharType="separate"/>
        </w:r>
        <w:r>
          <w:rPr>
            <w:rStyle w:val="Hyperlink"/>
          </w:rPr>
          <w:delText>Equation 2</w:delText>
        </w:r>
        <w:r>
          <w:fldChar w:fldCharType="end"/>
        </w:r>
        <w:r>
          <w:delText xml:space="preserve">, </w:delText>
        </w:r>
      </w:del>
      <m:oMath>
        <m:sSub>
          <m:sSubPr>
            <m:ctrlPr>
              <w:del w:id="1174" w:author="Seamus Murphy" w:date="2026-09-23T07:08:00Z" w16du:dateUtc="2026-09-23T14:08:00Z">
                <w:rPr>
                  <w:rFonts w:ascii="Cambria Math" w:hAnsi="Cambria Math"/>
                </w:rPr>
              </w:del>
            </m:ctrlPr>
          </m:sSubPr>
          <m:e>
            <m:r>
              <w:del w:id="1175" w:author="Seamus Murphy" w:date="2026-09-23T07:08:00Z" w16du:dateUtc="2026-09-23T14:08:00Z">
                <w:rPr>
                  <w:rFonts w:ascii="Cambria Math" w:hAnsi="Cambria Math"/>
                </w:rPr>
                <m:t>W</m:t>
              </w:del>
            </m:r>
          </m:e>
          <m:sub>
            <m:r>
              <w:del w:id="1176" w:author="Seamus Murphy" w:date="2026-09-23T07:08:00Z" w16du:dateUtc="2026-09-23T14:08:00Z">
                <w:rPr>
                  <w:rFonts w:ascii="Cambria Math" w:hAnsi="Cambria Math"/>
                </w:rPr>
                <m:t>w</m:t>
              </w:del>
            </m:r>
          </m:sub>
        </m:sSub>
      </m:oMath>
      <w:del w:id="1177" w:author="Seamus Murphy" w:date="2026-09-23T07:08:00Z" w16du:dateUtc="2026-09-23T14:08:00Z">
        <w:r>
          <w:delText xml:space="preserve"> depends on direction and not on speed, so it was computed once for each of 16 wind direction sectors of 22.5 degrees, the sixteen points of the compass, and each hourly observation was multiplied by the surface for its own sector, so that nothing was averaged before the terrain acted on it, and over all sectors </w:delText>
        </w:r>
      </w:del>
      <m:oMath>
        <m:sSub>
          <m:sSubPr>
            <m:ctrlPr>
              <w:del w:id="1178" w:author="Seamus Murphy" w:date="2026-09-23T07:08:00Z" w16du:dateUtc="2026-09-23T14:08:00Z">
                <w:rPr>
                  <w:rFonts w:ascii="Cambria Math" w:hAnsi="Cambria Math"/>
                </w:rPr>
              </w:del>
            </m:ctrlPr>
          </m:sSubPr>
          <m:e>
            <m:r>
              <w:del w:id="1179" w:author="Seamus Murphy" w:date="2026-09-23T07:08:00Z" w16du:dateUtc="2026-09-23T14:08:00Z">
                <w:rPr>
                  <w:rFonts w:ascii="Cambria Math" w:hAnsi="Cambria Math"/>
                </w:rPr>
                <m:t>W</m:t>
              </w:del>
            </m:r>
          </m:e>
          <m:sub>
            <m:r>
              <w:del w:id="1180" w:author="Seamus Murphy" w:date="2026-09-23T07:08:00Z" w16du:dateUtc="2026-09-23T14:08:00Z">
                <w:rPr>
                  <w:rFonts w:ascii="Cambria Math" w:hAnsi="Cambria Math"/>
                </w:rPr>
                <m:t>w</m:t>
              </w:del>
            </m:r>
          </m:sub>
        </m:sSub>
      </m:oMath>
      <w:del w:id="1181" w:author="Seamus Murphy" w:date="2026-09-23T07:08:00Z" w16du:dateUtc="2026-09-23T14:08:00Z">
        <w:r>
          <w:delText xml:space="preserve"> ran from 0.60 to 1.38.</w:delText>
        </w:r>
      </w:del>
    </w:p>
    <w:p w14:paraId="6B26EE22" w14:textId="77777777" w:rsidR="00360D12" w:rsidRDefault="00360D12" w:rsidP="00360D12">
      <w:pPr>
        <w:pStyle w:val="Heading1"/>
        <w:rPr>
          <w:del w:id="1182" w:author="Seamus Murphy" w:date="2026-09-23T07:08:00Z" w16du:dateUtc="2026-09-23T14:08:00Z"/>
        </w:rPr>
      </w:pPr>
      <w:bookmarkStart w:id="1183" w:name="table-s3"/>
      <w:bookmarkEnd w:id="1047"/>
      <w:moveFromRangeStart w:id="1184" w:author="Seamus Murphy" w:date="2026-09-23T07:08:00Z" w:name="move241039734"/>
      <w:moveFrom w:id="1185" w:author="Seamus Murphy" w:date="2026-09-23T07:08:00Z" w16du:dateUtc="2026-09-23T14:08:00Z">
        <w:r>
          <w:t>Table S3</w:t>
        </w:r>
      </w:moveFrom>
      <w:moveFromRangeEnd w:id="1184"/>
    </w:p>
    <w:p w14:paraId="4F8A875C" w14:textId="77777777" w:rsidR="00360D12" w:rsidRDefault="00360D12" w:rsidP="00360D12">
      <w:pPr>
        <w:pStyle w:val="FirstParagraph"/>
        <w:rPr>
          <w:del w:id="1186" w:author="Seamus Murphy" w:date="2026-09-23T07:08:00Z" w16du:dateUtc="2026-09-23T14:08:00Z"/>
        </w:rPr>
      </w:pPr>
      <w:del w:id="1187" w:author="Seamus Murphy" w:date="2026-09-23T07:08:00Z" w16du:dateUtc="2026-09-23T14:08:00Z">
        <w:r>
          <w:delText>Variable selection. Every candidate with its pathway, its univariate AUC, the stage at which it left, and for the survivors of the inflation stage the lasso coefficient at the chosen penalty. Protected marked the highest-ranked survivor of each pathway, which the penalty could not remove. AUC was the area under the receiver operating characteristic curve of the univariate fit, and the asterisks beside it marked the significance of that fit, * P ≤ 0.05, ** P ≤ 0.01, *** P ≤ 0.001, **** P ≤ 0.0001.</w:delText>
        </w:r>
      </w:del>
    </w:p>
    <w:tbl>
      <w:tblPr>
        <w:tblStyle w:val="Table"/>
        <w:tblW w:w="0" w:type="auto"/>
        <w:tblLook w:val="0020" w:firstRow="1" w:lastRow="0" w:firstColumn="0" w:lastColumn="0" w:noHBand="0" w:noVBand="0"/>
      </w:tblPr>
      <w:tblGrid>
        <w:gridCol w:w="2827"/>
        <w:gridCol w:w="2076"/>
        <w:gridCol w:w="1218"/>
        <w:gridCol w:w="972"/>
        <w:gridCol w:w="1313"/>
        <w:gridCol w:w="954"/>
      </w:tblGrid>
      <w:tr w:rsidR="00360D12" w14:paraId="7C7F9896" w14:textId="77777777" w:rsidTr="0005315E">
        <w:trPr>
          <w:cnfStyle w:val="100000000000" w:firstRow="1" w:lastRow="0" w:firstColumn="0" w:lastColumn="0" w:oddVBand="0" w:evenVBand="0" w:oddHBand="0" w:evenHBand="0" w:firstRowFirstColumn="0" w:firstRowLastColumn="0" w:lastRowFirstColumn="0" w:lastRowLastColumn="0"/>
          <w:tblHeader/>
          <w:del w:id="1188" w:author="Seamus Murphy" w:date="2026-09-23T07:08:00Z" w16du:dateUtc="2026-09-23T14:08:00Z"/>
        </w:trPr>
        <w:tc>
          <w:tcPr>
            <w:tcW w:w="0" w:type="auto"/>
          </w:tcPr>
          <w:p w14:paraId="1077BBC0" w14:textId="77777777" w:rsidR="00360D12" w:rsidRDefault="00360D12" w:rsidP="008D2271">
            <w:pPr>
              <w:pStyle w:val="Compact"/>
              <w:rPr>
                <w:del w:id="1189" w:author="Seamus Murphy" w:date="2026-09-23T07:08:00Z" w16du:dateUtc="2026-09-23T14:08:00Z"/>
                <w:sz w:val="16"/>
              </w:rPr>
            </w:pPr>
            <w:del w:id="1190" w:author="Seamus Murphy" w:date="2026-09-23T07:08:00Z" w16du:dateUtc="2026-09-23T14:08:00Z">
              <w:r>
                <w:rPr>
                  <w:sz w:val="16"/>
                </w:rPr>
                <w:delText>Candidate</w:delText>
              </w:r>
            </w:del>
          </w:p>
        </w:tc>
        <w:tc>
          <w:tcPr>
            <w:tcW w:w="0" w:type="auto"/>
          </w:tcPr>
          <w:p w14:paraId="5C6A7ABB" w14:textId="77777777" w:rsidR="00360D12" w:rsidRDefault="00360D12" w:rsidP="008D2271">
            <w:pPr>
              <w:pStyle w:val="Compact"/>
              <w:rPr>
                <w:del w:id="1191" w:author="Seamus Murphy" w:date="2026-09-23T07:08:00Z" w16du:dateUtc="2026-09-23T14:08:00Z"/>
                <w:sz w:val="16"/>
              </w:rPr>
            </w:pPr>
            <w:del w:id="1192" w:author="Seamus Murphy" w:date="2026-09-23T07:08:00Z" w16du:dateUtc="2026-09-23T14:08:00Z">
              <w:r>
                <w:rPr>
                  <w:sz w:val="16"/>
                </w:rPr>
                <w:delText>Pathway</w:delText>
              </w:r>
            </w:del>
          </w:p>
        </w:tc>
        <w:tc>
          <w:tcPr>
            <w:tcW w:w="0" w:type="auto"/>
          </w:tcPr>
          <w:p w14:paraId="7BF34ACC" w14:textId="77777777" w:rsidR="00360D12" w:rsidRDefault="00360D12" w:rsidP="008D2271">
            <w:pPr>
              <w:pStyle w:val="Compact"/>
              <w:rPr>
                <w:del w:id="1193" w:author="Seamus Murphy" w:date="2026-09-23T07:08:00Z" w16du:dateUtc="2026-09-23T14:08:00Z"/>
                <w:sz w:val="16"/>
              </w:rPr>
            </w:pPr>
            <w:del w:id="1194" w:author="Seamus Murphy" w:date="2026-09-23T07:08:00Z" w16du:dateUtc="2026-09-23T14:08:00Z">
              <w:r>
                <w:rPr>
                  <w:sz w:val="16"/>
                </w:rPr>
                <w:delText>Univariate AUC</w:delText>
              </w:r>
            </w:del>
          </w:p>
        </w:tc>
        <w:tc>
          <w:tcPr>
            <w:tcW w:w="0" w:type="auto"/>
          </w:tcPr>
          <w:p w14:paraId="3F895F68" w14:textId="77777777" w:rsidR="00360D12" w:rsidRDefault="00360D12" w:rsidP="008D2271">
            <w:pPr>
              <w:pStyle w:val="Compact"/>
              <w:rPr>
                <w:del w:id="1195" w:author="Seamus Murphy" w:date="2026-09-23T07:08:00Z" w16du:dateUtc="2026-09-23T14:08:00Z"/>
                <w:sz w:val="16"/>
              </w:rPr>
            </w:pPr>
            <w:del w:id="1196" w:author="Seamus Murphy" w:date="2026-09-23T07:08:00Z" w16du:dateUtc="2026-09-23T14:08:00Z">
              <w:r>
                <w:rPr>
                  <w:sz w:val="16"/>
                </w:rPr>
                <w:delText>Stage</w:delText>
              </w:r>
            </w:del>
          </w:p>
        </w:tc>
        <w:tc>
          <w:tcPr>
            <w:tcW w:w="0" w:type="auto"/>
          </w:tcPr>
          <w:p w14:paraId="141DF6D2" w14:textId="77777777" w:rsidR="00360D12" w:rsidRDefault="00360D12" w:rsidP="008D2271">
            <w:pPr>
              <w:pStyle w:val="Compact"/>
              <w:rPr>
                <w:del w:id="1197" w:author="Seamus Murphy" w:date="2026-09-23T07:08:00Z" w16du:dateUtc="2026-09-23T14:08:00Z"/>
                <w:sz w:val="16"/>
              </w:rPr>
            </w:pPr>
            <w:del w:id="1198" w:author="Seamus Murphy" w:date="2026-09-23T07:08:00Z" w16du:dateUtc="2026-09-23T14:08:00Z">
              <w:r>
                <w:rPr>
                  <w:sz w:val="16"/>
                </w:rPr>
                <w:delText>Lasso coefficient</w:delText>
              </w:r>
            </w:del>
          </w:p>
        </w:tc>
        <w:tc>
          <w:tcPr>
            <w:tcW w:w="0" w:type="auto"/>
          </w:tcPr>
          <w:p w14:paraId="5C928831" w14:textId="77777777" w:rsidR="00360D12" w:rsidRDefault="00360D12" w:rsidP="008D2271">
            <w:pPr>
              <w:pStyle w:val="Compact"/>
              <w:rPr>
                <w:del w:id="1199" w:author="Seamus Murphy" w:date="2026-09-23T07:08:00Z" w16du:dateUtc="2026-09-23T14:08:00Z"/>
                <w:sz w:val="16"/>
              </w:rPr>
            </w:pPr>
            <w:del w:id="1200" w:author="Seamus Murphy" w:date="2026-09-23T07:08:00Z" w16du:dateUtc="2026-09-23T14:08:00Z">
              <w:r>
                <w:rPr>
                  <w:sz w:val="16"/>
                </w:rPr>
                <w:delText>Protected</w:delText>
              </w:r>
            </w:del>
          </w:p>
        </w:tc>
      </w:tr>
      <w:tr w:rsidR="00360D12" w14:paraId="6BF5EF02" w14:textId="77777777" w:rsidTr="0005315E">
        <w:trPr>
          <w:trHeight w:val="397"/>
          <w:del w:id="1201" w:author="Seamus Murphy" w:date="2026-09-23T07:08:00Z" w16du:dateUtc="2026-09-23T14:08:00Z"/>
        </w:trPr>
        <w:tc>
          <w:tcPr>
            <w:tcW w:w="0" w:type="auto"/>
          </w:tcPr>
          <w:p w14:paraId="460DBC0F" w14:textId="77777777" w:rsidR="00360D12" w:rsidRDefault="00360D12" w:rsidP="008D2271">
            <w:pPr>
              <w:pStyle w:val="Compact"/>
              <w:rPr>
                <w:del w:id="1202" w:author="Seamus Murphy" w:date="2026-09-23T07:08:00Z" w16du:dateUtc="2026-09-23T14:08:00Z"/>
                <w:sz w:val="16"/>
              </w:rPr>
            </w:pPr>
            <w:del w:id="1203" w:author="Seamus Murphy" w:date="2026-09-23T07:08:00Z" w16du:dateUtc="2026-09-23T14:08:00Z">
              <w:r>
                <w:rPr>
                  <w:sz w:val="16"/>
                </w:rPr>
                <w:delText>Elevation (m)</w:delText>
              </w:r>
            </w:del>
          </w:p>
        </w:tc>
        <w:tc>
          <w:tcPr>
            <w:tcW w:w="0" w:type="auto"/>
          </w:tcPr>
          <w:p w14:paraId="17F4782C" w14:textId="77777777" w:rsidR="00360D12" w:rsidRDefault="00360D12" w:rsidP="008D2271">
            <w:pPr>
              <w:pStyle w:val="Compact"/>
              <w:rPr>
                <w:del w:id="1204" w:author="Seamus Murphy" w:date="2026-09-23T07:08:00Z" w16du:dateUtc="2026-09-23T14:08:00Z"/>
                <w:sz w:val="16"/>
              </w:rPr>
            </w:pPr>
            <w:del w:id="1205" w:author="Seamus Murphy" w:date="2026-09-23T07:08:00Z" w16du:dateUtc="2026-09-23T14:08:00Z">
              <w:r>
                <w:rPr>
                  <w:sz w:val="16"/>
                </w:rPr>
                <w:delText>Landform</w:delText>
              </w:r>
            </w:del>
          </w:p>
        </w:tc>
        <w:tc>
          <w:tcPr>
            <w:tcW w:w="0" w:type="auto"/>
          </w:tcPr>
          <w:p w14:paraId="18B2F8F8" w14:textId="77777777" w:rsidR="00360D12" w:rsidRDefault="00360D12" w:rsidP="008D2271">
            <w:pPr>
              <w:pStyle w:val="Compact"/>
              <w:rPr>
                <w:del w:id="1206" w:author="Seamus Murphy" w:date="2026-09-23T07:08:00Z" w16du:dateUtc="2026-09-23T14:08:00Z"/>
                <w:sz w:val="16"/>
              </w:rPr>
            </w:pPr>
            <w:del w:id="1207" w:author="Seamus Murphy" w:date="2026-09-23T07:08:00Z" w16du:dateUtc="2026-09-23T14:08:00Z">
              <w:r>
                <w:rPr>
                  <w:sz w:val="16"/>
                </w:rPr>
                <w:delText>0.682****</w:delText>
              </w:r>
            </w:del>
          </w:p>
        </w:tc>
        <w:tc>
          <w:tcPr>
            <w:tcW w:w="0" w:type="auto"/>
          </w:tcPr>
          <w:p w14:paraId="2505F26D" w14:textId="77777777" w:rsidR="00360D12" w:rsidRDefault="00360D12" w:rsidP="008D2271">
            <w:pPr>
              <w:pStyle w:val="Compact"/>
              <w:rPr>
                <w:del w:id="1208" w:author="Seamus Murphy" w:date="2026-09-23T07:08:00Z" w16du:dateUtc="2026-09-23T14:08:00Z"/>
                <w:sz w:val="16"/>
              </w:rPr>
            </w:pPr>
            <w:del w:id="1209" w:author="Seamus Murphy" w:date="2026-09-23T07:08:00Z" w16du:dateUtc="2026-09-23T14:08:00Z">
              <w:r>
                <w:rPr>
                  <w:sz w:val="16"/>
                </w:rPr>
                <w:delText>retained</w:delText>
              </w:r>
            </w:del>
          </w:p>
        </w:tc>
        <w:tc>
          <w:tcPr>
            <w:tcW w:w="0" w:type="auto"/>
          </w:tcPr>
          <w:p w14:paraId="7031F924" w14:textId="77777777" w:rsidR="00360D12" w:rsidRDefault="00360D12" w:rsidP="008D2271">
            <w:pPr>
              <w:pStyle w:val="Compact"/>
              <w:rPr>
                <w:del w:id="1210" w:author="Seamus Murphy" w:date="2026-09-23T07:08:00Z" w16du:dateUtc="2026-09-23T14:08:00Z"/>
                <w:sz w:val="16"/>
              </w:rPr>
            </w:pPr>
            <w:del w:id="1211" w:author="Seamus Murphy" w:date="2026-09-23T07:08:00Z" w16du:dateUtc="2026-09-23T14:08:00Z">
              <w:r>
                <w:rPr>
                  <w:sz w:val="16"/>
                </w:rPr>
                <w:delText>0.336</w:delText>
              </w:r>
            </w:del>
          </w:p>
        </w:tc>
        <w:tc>
          <w:tcPr>
            <w:tcW w:w="0" w:type="auto"/>
          </w:tcPr>
          <w:p w14:paraId="482FC719" w14:textId="77777777" w:rsidR="00360D12" w:rsidRDefault="00360D12" w:rsidP="008D2271">
            <w:pPr>
              <w:pStyle w:val="Compact"/>
              <w:rPr>
                <w:del w:id="1212" w:author="Seamus Murphy" w:date="2026-09-23T07:08:00Z" w16du:dateUtc="2026-09-23T14:08:00Z"/>
                <w:sz w:val="16"/>
              </w:rPr>
            </w:pPr>
            <w:del w:id="1213" w:author="Seamus Murphy" w:date="2026-09-23T07:08:00Z" w16du:dateUtc="2026-09-23T14:08:00Z">
              <w:r>
                <w:rPr>
                  <w:sz w:val="16"/>
                </w:rPr>
                <w:delText>yes</w:delText>
              </w:r>
            </w:del>
          </w:p>
        </w:tc>
      </w:tr>
      <w:tr w:rsidR="00360D12" w14:paraId="3D81AC63" w14:textId="77777777" w:rsidTr="0005315E">
        <w:trPr>
          <w:trHeight w:val="397"/>
          <w:del w:id="1214" w:author="Seamus Murphy" w:date="2026-09-23T07:08:00Z" w16du:dateUtc="2026-09-23T14:08:00Z"/>
        </w:trPr>
        <w:tc>
          <w:tcPr>
            <w:tcW w:w="0" w:type="auto"/>
          </w:tcPr>
          <w:p w14:paraId="54DF1344" w14:textId="77777777" w:rsidR="00360D12" w:rsidRDefault="00360D12" w:rsidP="008D2271">
            <w:pPr>
              <w:pStyle w:val="Compact"/>
              <w:rPr>
                <w:del w:id="1215" w:author="Seamus Murphy" w:date="2026-09-23T07:08:00Z" w16du:dateUtc="2026-09-23T14:08:00Z"/>
                <w:sz w:val="16"/>
              </w:rPr>
            </w:pPr>
            <w:del w:id="1216" w:author="Seamus Murphy" w:date="2026-09-23T07:08:00Z" w16du:dateUtc="2026-09-23T14:08:00Z">
              <w:r>
                <w:rPr>
                  <w:sz w:val="16"/>
                </w:rPr>
                <w:delText>Susceptible pine BA (m² ha</w:delText>
              </w:r>
              <w:r>
                <w:rPr>
                  <w:rFonts w:ascii="Cambria Math" w:hAnsi="Cambria Math" w:cs="Cambria Math"/>
                  <w:sz w:val="16"/>
                </w:rPr>
                <w:delText>⁻</w:delText>
              </w:r>
              <w:r>
                <w:rPr>
                  <w:sz w:val="16"/>
                </w:rPr>
                <w:delText>¹)</w:delText>
              </w:r>
            </w:del>
          </w:p>
        </w:tc>
        <w:tc>
          <w:tcPr>
            <w:tcW w:w="0" w:type="auto"/>
          </w:tcPr>
          <w:p w14:paraId="0CF2F4FE" w14:textId="77777777" w:rsidR="00360D12" w:rsidRDefault="00360D12" w:rsidP="008D2271">
            <w:pPr>
              <w:pStyle w:val="Compact"/>
              <w:rPr>
                <w:del w:id="1217" w:author="Seamus Murphy" w:date="2026-09-23T07:08:00Z" w16du:dateUtc="2026-09-23T14:08:00Z"/>
                <w:sz w:val="16"/>
              </w:rPr>
            </w:pPr>
            <w:del w:id="1218" w:author="Seamus Murphy" w:date="2026-09-23T07:08:00Z" w16du:dateUtc="2026-09-23T14:08:00Z">
              <w:r>
                <w:rPr>
                  <w:sz w:val="16"/>
                </w:rPr>
                <w:delText>Host size</w:delText>
              </w:r>
            </w:del>
          </w:p>
        </w:tc>
        <w:tc>
          <w:tcPr>
            <w:tcW w:w="0" w:type="auto"/>
          </w:tcPr>
          <w:p w14:paraId="5FAD6D38" w14:textId="77777777" w:rsidR="00360D12" w:rsidRDefault="00360D12" w:rsidP="008D2271">
            <w:pPr>
              <w:pStyle w:val="Compact"/>
              <w:rPr>
                <w:del w:id="1219" w:author="Seamus Murphy" w:date="2026-09-23T07:08:00Z" w16du:dateUtc="2026-09-23T14:08:00Z"/>
                <w:sz w:val="16"/>
              </w:rPr>
            </w:pPr>
            <w:del w:id="1220" w:author="Seamus Murphy" w:date="2026-09-23T07:08:00Z" w16du:dateUtc="2026-09-23T14:08:00Z">
              <w:r>
                <w:rPr>
                  <w:sz w:val="16"/>
                </w:rPr>
                <w:delText>0.678****</w:delText>
              </w:r>
            </w:del>
          </w:p>
        </w:tc>
        <w:tc>
          <w:tcPr>
            <w:tcW w:w="0" w:type="auto"/>
          </w:tcPr>
          <w:p w14:paraId="1B43D8FC" w14:textId="77777777" w:rsidR="00360D12" w:rsidRDefault="00360D12" w:rsidP="008D2271">
            <w:pPr>
              <w:pStyle w:val="Compact"/>
              <w:rPr>
                <w:del w:id="1221" w:author="Seamus Murphy" w:date="2026-09-23T07:08:00Z" w16du:dateUtc="2026-09-23T14:08:00Z"/>
                <w:sz w:val="16"/>
              </w:rPr>
            </w:pPr>
            <w:del w:id="1222" w:author="Seamus Murphy" w:date="2026-09-23T07:08:00Z" w16du:dateUtc="2026-09-23T14:08:00Z">
              <w:r>
                <w:rPr>
                  <w:sz w:val="16"/>
                </w:rPr>
                <w:delText>retained</w:delText>
              </w:r>
            </w:del>
          </w:p>
        </w:tc>
        <w:tc>
          <w:tcPr>
            <w:tcW w:w="0" w:type="auto"/>
          </w:tcPr>
          <w:p w14:paraId="14E7F4A5" w14:textId="77777777" w:rsidR="00360D12" w:rsidRDefault="00360D12" w:rsidP="008D2271">
            <w:pPr>
              <w:pStyle w:val="Compact"/>
              <w:rPr>
                <w:del w:id="1223" w:author="Seamus Murphy" w:date="2026-09-23T07:08:00Z" w16du:dateUtc="2026-09-23T14:08:00Z"/>
                <w:sz w:val="16"/>
              </w:rPr>
            </w:pPr>
            <w:del w:id="1224" w:author="Seamus Murphy" w:date="2026-09-23T07:08:00Z" w16du:dateUtc="2026-09-23T14:08:00Z">
              <w:r>
                <w:rPr>
                  <w:sz w:val="16"/>
                </w:rPr>
                <w:delText>0.427</w:delText>
              </w:r>
            </w:del>
          </w:p>
        </w:tc>
        <w:tc>
          <w:tcPr>
            <w:tcW w:w="0" w:type="auto"/>
          </w:tcPr>
          <w:p w14:paraId="21A12127" w14:textId="77777777" w:rsidR="00360D12" w:rsidRDefault="00360D12" w:rsidP="008D2271">
            <w:pPr>
              <w:pStyle w:val="Compact"/>
              <w:rPr>
                <w:del w:id="1225" w:author="Seamus Murphy" w:date="2026-09-23T07:08:00Z" w16du:dateUtc="2026-09-23T14:08:00Z"/>
                <w:sz w:val="16"/>
              </w:rPr>
            </w:pPr>
            <w:del w:id="1226" w:author="Seamus Murphy" w:date="2026-09-23T07:08:00Z" w16du:dateUtc="2026-09-23T14:08:00Z">
              <w:r>
                <w:rPr>
                  <w:sz w:val="16"/>
                </w:rPr>
                <w:delText>yes</w:delText>
              </w:r>
            </w:del>
          </w:p>
        </w:tc>
      </w:tr>
      <w:tr w:rsidR="00360D12" w14:paraId="7A708242" w14:textId="77777777" w:rsidTr="0005315E">
        <w:trPr>
          <w:trHeight w:val="397"/>
          <w:del w:id="1227" w:author="Seamus Murphy" w:date="2026-09-23T07:08:00Z" w16du:dateUtc="2026-09-23T14:08:00Z"/>
        </w:trPr>
        <w:tc>
          <w:tcPr>
            <w:tcW w:w="0" w:type="auto"/>
          </w:tcPr>
          <w:p w14:paraId="32BF15ED" w14:textId="77777777" w:rsidR="00360D12" w:rsidRDefault="00360D12" w:rsidP="008D2271">
            <w:pPr>
              <w:pStyle w:val="Compact"/>
              <w:rPr>
                <w:del w:id="1228" w:author="Seamus Murphy" w:date="2026-09-23T07:08:00Z" w16du:dateUtc="2026-09-23T14:08:00Z"/>
                <w:sz w:val="16"/>
              </w:rPr>
            </w:pPr>
            <w:del w:id="1229" w:author="Seamus Murphy" w:date="2026-09-23T07:08:00Z" w16du:dateUtc="2026-09-23T14:08:00Z">
              <w:r>
                <w:rPr>
                  <w:sz w:val="16"/>
                </w:rPr>
                <w:delText>Stand basal area (m² ha</w:delText>
              </w:r>
              <w:r>
                <w:rPr>
                  <w:rFonts w:ascii="Cambria Math" w:hAnsi="Cambria Math" w:cs="Cambria Math"/>
                  <w:sz w:val="16"/>
                </w:rPr>
                <w:delText>⁻</w:delText>
              </w:r>
              <w:r>
                <w:rPr>
                  <w:sz w:val="16"/>
                </w:rPr>
                <w:delText>¹)</w:delText>
              </w:r>
            </w:del>
          </w:p>
        </w:tc>
        <w:tc>
          <w:tcPr>
            <w:tcW w:w="0" w:type="auto"/>
          </w:tcPr>
          <w:p w14:paraId="67B8F545" w14:textId="77777777" w:rsidR="00360D12" w:rsidRDefault="00360D12" w:rsidP="008D2271">
            <w:pPr>
              <w:pStyle w:val="Compact"/>
              <w:rPr>
                <w:del w:id="1230" w:author="Seamus Murphy" w:date="2026-09-23T07:08:00Z" w16du:dateUtc="2026-09-23T14:08:00Z"/>
                <w:sz w:val="16"/>
              </w:rPr>
            </w:pPr>
            <w:del w:id="1231" w:author="Seamus Murphy" w:date="2026-09-23T07:08:00Z" w16du:dateUtc="2026-09-23T14:08:00Z">
              <w:r>
                <w:rPr>
                  <w:sz w:val="16"/>
                </w:rPr>
                <w:delText>Stand density</w:delText>
              </w:r>
            </w:del>
          </w:p>
        </w:tc>
        <w:tc>
          <w:tcPr>
            <w:tcW w:w="0" w:type="auto"/>
          </w:tcPr>
          <w:p w14:paraId="3DA63F8B" w14:textId="77777777" w:rsidR="00360D12" w:rsidRDefault="00360D12" w:rsidP="008D2271">
            <w:pPr>
              <w:pStyle w:val="Compact"/>
              <w:rPr>
                <w:del w:id="1232" w:author="Seamus Murphy" w:date="2026-09-23T07:08:00Z" w16du:dateUtc="2026-09-23T14:08:00Z"/>
                <w:sz w:val="16"/>
              </w:rPr>
            </w:pPr>
            <w:del w:id="1233" w:author="Seamus Murphy" w:date="2026-09-23T07:08:00Z" w16du:dateUtc="2026-09-23T14:08:00Z">
              <w:r>
                <w:rPr>
                  <w:sz w:val="16"/>
                </w:rPr>
                <w:delText>0.601****</w:delText>
              </w:r>
            </w:del>
          </w:p>
        </w:tc>
        <w:tc>
          <w:tcPr>
            <w:tcW w:w="0" w:type="auto"/>
          </w:tcPr>
          <w:p w14:paraId="2DE08B6B" w14:textId="77777777" w:rsidR="00360D12" w:rsidRDefault="00360D12" w:rsidP="008D2271">
            <w:pPr>
              <w:pStyle w:val="Compact"/>
              <w:rPr>
                <w:del w:id="1234" w:author="Seamus Murphy" w:date="2026-09-23T07:08:00Z" w16du:dateUtc="2026-09-23T14:08:00Z"/>
                <w:sz w:val="16"/>
              </w:rPr>
            </w:pPr>
            <w:del w:id="1235" w:author="Seamus Murphy" w:date="2026-09-23T07:08:00Z" w16du:dateUtc="2026-09-23T14:08:00Z">
              <w:r>
                <w:rPr>
                  <w:sz w:val="16"/>
                </w:rPr>
                <w:delText>retained</w:delText>
              </w:r>
            </w:del>
          </w:p>
        </w:tc>
        <w:tc>
          <w:tcPr>
            <w:tcW w:w="0" w:type="auto"/>
          </w:tcPr>
          <w:p w14:paraId="1A514C22" w14:textId="77777777" w:rsidR="00360D12" w:rsidRDefault="00360D12" w:rsidP="008D2271">
            <w:pPr>
              <w:pStyle w:val="Compact"/>
              <w:rPr>
                <w:del w:id="1236" w:author="Seamus Murphy" w:date="2026-09-23T07:08:00Z" w16du:dateUtc="2026-09-23T14:08:00Z"/>
                <w:sz w:val="16"/>
              </w:rPr>
            </w:pPr>
            <w:del w:id="1237" w:author="Seamus Murphy" w:date="2026-09-23T07:08:00Z" w16du:dateUtc="2026-09-23T14:08:00Z">
              <w:r>
                <w:rPr>
                  <w:sz w:val="16"/>
                </w:rPr>
                <w:delText>0.347</w:delText>
              </w:r>
            </w:del>
          </w:p>
        </w:tc>
        <w:tc>
          <w:tcPr>
            <w:tcW w:w="0" w:type="auto"/>
          </w:tcPr>
          <w:p w14:paraId="3BE27A09" w14:textId="77777777" w:rsidR="00360D12" w:rsidRDefault="00360D12" w:rsidP="008D2271">
            <w:pPr>
              <w:pStyle w:val="Compact"/>
              <w:rPr>
                <w:del w:id="1238" w:author="Seamus Murphy" w:date="2026-09-23T07:08:00Z" w16du:dateUtc="2026-09-23T14:08:00Z"/>
                <w:sz w:val="16"/>
              </w:rPr>
            </w:pPr>
            <w:del w:id="1239" w:author="Seamus Murphy" w:date="2026-09-23T07:08:00Z" w16du:dateUtc="2026-09-23T14:08:00Z">
              <w:r>
                <w:rPr>
                  <w:sz w:val="16"/>
                </w:rPr>
                <w:delText>yes</w:delText>
              </w:r>
            </w:del>
          </w:p>
        </w:tc>
      </w:tr>
      <w:tr w:rsidR="00360D12" w14:paraId="03EB11A1" w14:textId="77777777" w:rsidTr="0005315E">
        <w:trPr>
          <w:trHeight w:val="397"/>
          <w:del w:id="1240" w:author="Seamus Murphy" w:date="2026-09-23T07:08:00Z" w16du:dateUtc="2026-09-23T14:08:00Z"/>
        </w:trPr>
        <w:tc>
          <w:tcPr>
            <w:tcW w:w="0" w:type="auto"/>
          </w:tcPr>
          <w:p w14:paraId="494219C2" w14:textId="77777777" w:rsidR="00360D12" w:rsidRDefault="00360D12" w:rsidP="008D2271">
            <w:pPr>
              <w:pStyle w:val="Compact"/>
              <w:rPr>
                <w:del w:id="1241" w:author="Seamus Murphy" w:date="2026-09-23T07:08:00Z" w16du:dateUtc="2026-09-23T14:08:00Z"/>
                <w:sz w:val="16"/>
              </w:rPr>
            </w:pPr>
            <w:del w:id="1242" w:author="Seamus Murphy" w:date="2026-09-23T07:08:00Z" w16du:dateUtc="2026-09-23T14:08:00Z">
              <w:r>
                <w:rPr>
                  <w:sz w:val="16"/>
                </w:rPr>
                <w:delText>Sky view factor</w:delText>
              </w:r>
            </w:del>
          </w:p>
        </w:tc>
        <w:tc>
          <w:tcPr>
            <w:tcW w:w="0" w:type="auto"/>
          </w:tcPr>
          <w:p w14:paraId="07E30404" w14:textId="77777777" w:rsidR="00360D12" w:rsidRDefault="00360D12" w:rsidP="008D2271">
            <w:pPr>
              <w:pStyle w:val="Compact"/>
              <w:rPr>
                <w:del w:id="1243" w:author="Seamus Murphy" w:date="2026-09-23T07:08:00Z" w16du:dateUtc="2026-09-23T14:08:00Z"/>
                <w:sz w:val="16"/>
              </w:rPr>
            </w:pPr>
            <w:del w:id="1244" w:author="Seamus Murphy" w:date="2026-09-23T07:08:00Z" w16du:dateUtc="2026-09-23T14:08:00Z">
              <w:r>
                <w:rPr>
                  <w:sz w:val="16"/>
                </w:rPr>
                <w:delText>Topographic shading</w:delText>
              </w:r>
            </w:del>
          </w:p>
        </w:tc>
        <w:tc>
          <w:tcPr>
            <w:tcW w:w="0" w:type="auto"/>
          </w:tcPr>
          <w:p w14:paraId="2B1DCD72" w14:textId="77777777" w:rsidR="00360D12" w:rsidRDefault="00360D12" w:rsidP="008D2271">
            <w:pPr>
              <w:pStyle w:val="Compact"/>
              <w:rPr>
                <w:del w:id="1245" w:author="Seamus Murphy" w:date="2026-09-23T07:08:00Z" w16du:dateUtc="2026-09-23T14:08:00Z"/>
                <w:sz w:val="16"/>
              </w:rPr>
            </w:pPr>
            <w:del w:id="1246" w:author="Seamus Murphy" w:date="2026-09-23T07:08:00Z" w16du:dateUtc="2026-09-23T14:08:00Z">
              <w:r>
                <w:rPr>
                  <w:sz w:val="16"/>
                </w:rPr>
                <w:delText>0.686****</w:delText>
              </w:r>
            </w:del>
          </w:p>
        </w:tc>
        <w:tc>
          <w:tcPr>
            <w:tcW w:w="0" w:type="auto"/>
          </w:tcPr>
          <w:p w14:paraId="315F4689" w14:textId="77777777" w:rsidR="00360D12" w:rsidRDefault="00360D12" w:rsidP="008D2271">
            <w:pPr>
              <w:pStyle w:val="Compact"/>
              <w:rPr>
                <w:del w:id="1247" w:author="Seamus Murphy" w:date="2026-09-23T07:08:00Z" w16du:dateUtc="2026-09-23T14:08:00Z"/>
                <w:sz w:val="16"/>
              </w:rPr>
            </w:pPr>
            <w:del w:id="1248" w:author="Seamus Murphy" w:date="2026-09-23T07:08:00Z" w16du:dateUtc="2026-09-23T14:08:00Z">
              <w:r>
                <w:rPr>
                  <w:sz w:val="16"/>
                </w:rPr>
                <w:delText>retained</w:delText>
              </w:r>
            </w:del>
          </w:p>
        </w:tc>
        <w:tc>
          <w:tcPr>
            <w:tcW w:w="0" w:type="auto"/>
          </w:tcPr>
          <w:p w14:paraId="2F21D17C" w14:textId="77777777" w:rsidR="00360D12" w:rsidRDefault="00360D12" w:rsidP="008D2271">
            <w:pPr>
              <w:pStyle w:val="Compact"/>
              <w:rPr>
                <w:del w:id="1249" w:author="Seamus Murphy" w:date="2026-09-23T07:08:00Z" w16du:dateUtc="2026-09-23T14:08:00Z"/>
                <w:sz w:val="16"/>
              </w:rPr>
            </w:pPr>
            <w:del w:id="1250" w:author="Seamus Murphy" w:date="2026-09-23T07:08:00Z" w16du:dateUtc="2026-09-23T14:08:00Z">
              <w:r>
                <w:rPr>
                  <w:sz w:val="16"/>
                </w:rPr>
                <w:delText>0.315</w:delText>
              </w:r>
            </w:del>
          </w:p>
        </w:tc>
        <w:tc>
          <w:tcPr>
            <w:tcW w:w="0" w:type="auto"/>
          </w:tcPr>
          <w:p w14:paraId="3F6E421C" w14:textId="77777777" w:rsidR="00360D12" w:rsidRDefault="00360D12" w:rsidP="008D2271">
            <w:pPr>
              <w:pStyle w:val="Compact"/>
              <w:rPr>
                <w:del w:id="1251" w:author="Seamus Murphy" w:date="2026-09-23T07:08:00Z" w16du:dateUtc="2026-09-23T14:08:00Z"/>
                <w:sz w:val="16"/>
              </w:rPr>
            </w:pPr>
            <w:del w:id="1252" w:author="Seamus Murphy" w:date="2026-09-23T07:08:00Z" w16du:dateUtc="2026-09-23T14:08:00Z">
              <w:r>
                <w:rPr>
                  <w:sz w:val="16"/>
                </w:rPr>
                <w:delText>yes</w:delText>
              </w:r>
            </w:del>
          </w:p>
        </w:tc>
      </w:tr>
      <w:tr w:rsidR="00360D12" w14:paraId="22132B9B" w14:textId="77777777" w:rsidTr="0005315E">
        <w:trPr>
          <w:trHeight w:val="397"/>
          <w:del w:id="1253" w:author="Seamus Murphy" w:date="2026-09-23T07:08:00Z" w16du:dateUtc="2026-09-23T14:08:00Z"/>
        </w:trPr>
        <w:tc>
          <w:tcPr>
            <w:tcW w:w="0" w:type="auto"/>
          </w:tcPr>
          <w:p w14:paraId="6C0FFEB7" w14:textId="77777777" w:rsidR="00360D12" w:rsidRDefault="00360D12" w:rsidP="008D2271">
            <w:pPr>
              <w:pStyle w:val="Compact"/>
              <w:rPr>
                <w:del w:id="1254" w:author="Seamus Murphy" w:date="2026-09-23T07:08:00Z" w16du:dateUtc="2026-09-23T14:08:00Z"/>
                <w:sz w:val="16"/>
              </w:rPr>
            </w:pPr>
            <w:del w:id="1255" w:author="Seamus Murphy" w:date="2026-09-23T07:08:00Z" w16du:dateUtc="2026-09-23T14:08:00Z">
              <w:r>
                <w:rPr>
                  <w:sz w:val="16"/>
                </w:rPr>
                <w:delText>Stand age (years)</w:delText>
              </w:r>
            </w:del>
          </w:p>
        </w:tc>
        <w:tc>
          <w:tcPr>
            <w:tcW w:w="0" w:type="auto"/>
          </w:tcPr>
          <w:p w14:paraId="3CAB9948" w14:textId="77777777" w:rsidR="00360D12" w:rsidRDefault="00360D12" w:rsidP="008D2271">
            <w:pPr>
              <w:pStyle w:val="Compact"/>
              <w:rPr>
                <w:del w:id="1256" w:author="Seamus Murphy" w:date="2026-09-23T07:08:00Z" w16du:dateUtc="2026-09-23T14:08:00Z"/>
                <w:sz w:val="16"/>
              </w:rPr>
            </w:pPr>
            <w:del w:id="1257" w:author="Seamus Murphy" w:date="2026-09-23T07:08:00Z" w16du:dateUtc="2026-09-23T14:08:00Z">
              <w:r>
                <w:rPr>
                  <w:sz w:val="16"/>
                </w:rPr>
                <w:delText>Host size</w:delText>
              </w:r>
            </w:del>
          </w:p>
        </w:tc>
        <w:tc>
          <w:tcPr>
            <w:tcW w:w="0" w:type="auto"/>
          </w:tcPr>
          <w:p w14:paraId="1E244117" w14:textId="77777777" w:rsidR="00360D12" w:rsidRDefault="00360D12" w:rsidP="008D2271">
            <w:pPr>
              <w:pStyle w:val="Compact"/>
              <w:rPr>
                <w:del w:id="1258" w:author="Seamus Murphy" w:date="2026-09-23T07:08:00Z" w16du:dateUtc="2026-09-23T14:08:00Z"/>
                <w:sz w:val="16"/>
              </w:rPr>
            </w:pPr>
            <w:del w:id="1259" w:author="Seamus Murphy" w:date="2026-09-23T07:08:00Z" w16du:dateUtc="2026-09-23T14:08:00Z">
              <w:r>
                <w:rPr>
                  <w:sz w:val="16"/>
                </w:rPr>
                <w:delText>0.571****</w:delText>
              </w:r>
            </w:del>
          </w:p>
        </w:tc>
        <w:tc>
          <w:tcPr>
            <w:tcW w:w="0" w:type="auto"/>
          </w:tcPr>
          <w:p w14:paraId="6FE1D257" w14:textId="77777777" w:rsidR="00360D12" w:rsidRDefault="00360D12" w:rsidP="008D2271">
            <w:pPr>
              <w:pStyle w:val="Compact"/>
              <w:rPr>
                <w:del w:id="1260" w:author="Seamus Murphy" w:date="2026-09-23T07:08:00Z" w16du:dateUtc="2026-09-23T14:08:00Z"/>
                <w:sz w:val="16"/>
              </w:rPr>
            </w:pPr>
            <w:del w:id="1261" w:author="Seamus Murphy" w:date="2026-09-23T07:08:00Z" w16du:dateUtc="2026-09-23T14:08:00Z">
              <w:r>
                <w:rPr>
                  <w:sz w:val="16"/>
                </w:rPr>
                <w:delText>retained</w:delText>
              </w:r>
            </w:del>
          </w:p>
        </w:tc>
        <w:tc>
          <w:tcPr>
            <w:tcW w:w="0" w:type="auto"/>
          </w:tcPr>
          <w:p w14:paraId="454F3C48" w14:textId="77777777" w:rsidR="00360D12" w:rsidRDefault="00360D12" w:rsidP="008D2271">
            <w:pPr>
              <w:pStyle w:val="Compact"/>
              <w:rPr>
                <w:del w:id="1262" w:author="Seamus Murphy" w:date="2026-09-23T07:08:00Z" w16du:dateUtc="2026-09-23T14:08:00Z"/>
                <w:sz w:val="16"/>
              </w:rPr>
            </w:pPr>
            <w:del w:id="1263" w:author="Seamus Murphy" w:date="2026-09-23T07:08:00Z" w16du:dateUtc="2026-09-23T14:08:00Z">
              <w:r>
                <w:rPr>
                  <w:sz w:val="16"/>
                </w:rPr>
                <w:delText>0.068</w:delText>
              </w:r>
            </w:del>
          </w:p>
        </w:tc>
        <w:tc>
          <w:tcPr>
            <w:tcW w:w="0" w:type="auto"/>
          </w:tcPr>
          <w:p w14:paraId="0BC8668F" w14:textId="77777777" w:rsidR="00360D12" w:rsidRDefault="00360D12" w:rsidP="008D2271">
            <w:pPr>
              <w:pStyle w:val="Compact"/>
              <w:rPr>
                <w:del w:id="1264" w:author="Seamus Murphy" w:date="2026-09-23T07:08:00Z" w16du:dateUtc="2026-09-23T14:08:00Z"/>
                <w:sz w:val="16"/>
              </w:rPr>
            </w:pPr>
          </w:p>
        </w:tc>
      </w:tr>
      <w:tr w:rsidR="00360D12" w14:paraId="48864145" w14:textId="77777777" w:rsidTr="0005315E">
        <w:trPr>
          <w:trHeight w:val="397"/>
          <w:del w:id="1265" w:author="Seamus Murphy" w:date="2026-09-23T07:08:00Z" w16du:dateUtc="2026-09-23T14:08:00Z"/>
        </w:trPr>
        <w:tc>
          <w:tcPr>
            <w:tcW w:w="0" w:type="auto"/>
          </w:tcPr>
          <w:p w14:paraId="547CA0DD" w14:textId="77777777" w:rsidR="00360D12" w:rsidRDefault="00360D12" w:rsidP="008D2271">
            <w:pPr>
              <w:pStyle w:val="Compact"/>
              <w:rPr>
                <w:del w:id="1266" w:author="Seamus Murphy" w:date="2026-09-23T07:08:00Z" w16du:dateUtc="2026-09-23T14:08:00Z"/>
                <w:sz w:val="16"/>
              </w:rPr>
            </w:pPr>
            <w:del w:id="1267" w:author="Seamus Murphy" w:date="2026-09-23T07:08:00Z" w16du:dateUtc="2026-09-23T14:08:00Z">
              <w:r>
                <w:rPr>
                  <w:sz w:val="16"/>
                </w:rPr>
                <w:delText>July mean wind (km/h)</w:delText>
              </w:r>
            </w:del>
          </w:p>
        </w:tc>
        <w:tc>
          <w:tcPr>
            <w:tcW w:w="0" w:type="auto"/>
          </w:tcPr>
          <w:p w14:paraId="4C342A08" w14:textId="77777777" w:rsidR="00360D12" w:rsidRDefault="00360D12" w:rsidP="008D2271">
            <w:pPr>
              <w:pStyle w:val="Compact"/>
              <w:rPr>
                <w:del w:id="1268" w:author="Seamus Murphy" w:date="2026-09-23T07:08:00Z" w16du:dateUtc="2026-09-23T14:08:00Z"/>
                <w:sz w:val="16"/>
              </w:rPr>
            </w:pPr>
            <w:del w:id="1269" w:author="Seamus Murphy" w:date="2026-09-23T07:08:00Z" w16du:dateUtc="2026-09-23T14:08:00Z">
              <w:r>
                <w:rPr>
                  <w:sz w:val="16"/>
                </w:rPr>
                <w:delText>Flight-window wind, stations</w:delText>
              </w:r>
            </w:del>
          </w:p>
        </w:tc>
        <w:tc>
          <w:tcPr>
            <w:tcW w:w="0" w:type="auto"/>
          </w:tcPr>
          <w:p w14:paraId="083D5664" w14:textId="77777777" w:rsidR="00360D12" w:rsidRDefault="00360D12" w:rsidP="008D2271">
            <w:pPr>
              <w:pStyle w:val="Compact"/>
              <w:rPr>
                <w:del w:id="1270" w:author="Seamus Murphy" w:date="2026-09-23T07:08:00Z" w16du:dateUtc="2026-09-23T14:08:00Z"/>
                <w:sz w:val="16"/>
              </w:rPr>
            </w:pPr>
            <w:del w:id="1271" w:author="Seamus Murphy" w:date="2026-09-23T07:08:00Z" w16du:dateUtc="2026-09-23T14:08:00Z">
              <w:r>
                <w:rPr>
                  <w:sz w:val="16"/>
                </w:rPr>
                <w:delText>0.563****</w:delText>
              </w:r>
            </w:del>
          </w:p>
        </w:tc>
        <w:tc>
          <w:tcPr>
            <w:tcW w:w="0" w:type="auto"/>
          </w:tcPr>
          <w:p w14:paraId="3427F9DE" w14:textId="77777777" w:rsidR="00360D12" w:rsidRDefault="00360D12" w:rsidP="008D2271">
            <w:pPr>
              <w:pStyle w:val="Compact"/>
              <w:rPr>
                <w:del w:id="1272" w:author="Seamus Murphy" w:date="2026-09-23T07:08:00Z" w16du:dateUtc="2026-09-23T14:08:00Z"/>
                <w:sz w:val="16"/>
              </w:rPr>
            </w:pPr>
            <w:del w:id="1273" w:author="Seamus Murphy" w:date="2026-09-23T07:08:00Z" w16du:dateUtc="2026-09-23T14:08:00Z">
              <w:r>
                <w:rPr>
                  <w:sz w:val="16"/>
                </w:rPr>
                <w:delText>retained</w:delText>
              </w:r>
            </w:del>
          </w:p>
        </w:tc>
        <w:tc>
          <w:tcPr>
            <w:tcW w:w="0" w:type="auto"/>
          </w:tcPr>
          <w:p w14:paraId="7CA994AF" w14:textId="77777777" w:rsidR="00360D12" w:rsidRDefault="00360D12" w:rsidP="008D2271">
            <w:pPr>
              <w:pStyle w:val="Compact"/>
              <w:rPr>
                <w:del w:id="1274" w:author="Seamus Murphy" w:date="2026-09-23T07:08:00Z" w16du:dateUtc="2026-09-23T14:08:00Z"/>
                <w:sz w:val="16"/>
              </w:rPr>
            </w:pPr>
            <w:del w:id="1275" w:author="Seamus Murphy" w:date="2026-09-23T07:08:00Z" w16du:dateUtc="2026-09-23T14:08:00Z">
              <w:r>
                <w:rPr>
                  <w:sz w:val="16"/>
                </w:rPr>
                <w:delText>0.249</w:delText>
              </w:r>
            </w:del>
          </w:p>
        </w:tc>
        <w:tc>
          <w:tcPr>
            <w:tcW w:w="0" w:type="auto"/>
          </w:tcPr>
          <w:p w14:paraId="10B9F204" w14:textId="77777777" w:rsidR="00360D12" w:rsidRDefault="00360D12" w:rsidP="008D2271">
            <w:pPr>
              <w:pStyle w:val="Compact"/>
              <w:rPr>
                <w:del w:id="1276" w:author="Seamus Murphy" w:date="2026-09-23T07:08:00Z" w16du:dateUtc="2026-09-23T14:08:00Z"/>
                <w:sz w:val="16"/>
              </w:rPr>
            </w:pPr>
            <w:del w:id="1277" w:author="Seamus Murphy" w:date="2026-09-23T07:08:00Z" w16du:dateUtc="2026-09-23T14:08:00Z">
              <w:r>
                <w:rPr>
                  <w:sz w:val="16"/>
                </w:rPr>
                <w:delText>yes</w:delText>
              </w:r>
            </w:del>
          </w:p>
        </w:tc>
      </w:tr>
      <w:tr w:rsidR="00360D12" w14:paraId="43595851" w14:textId="77777777" w:rsidTr="0005315E">
        <w:trPr>
          <w:trHeight w:val="397"/>
          <w:del w:id="1278" w:author="Seamus Murphy" w:date="2026-09-23T07:08:00Z" w16du:dateUtc="2026-09-23T14:08:00Z"/>
        </w:trPr>
        <w:tc>
          <w:tcPr>
            <w:tcW w:w="0" w:type="auto"/>
          </w:tcPr>
          <w:p w14:paraId="6182C849" w14:textId="77777777" w:rsidR="00360D12" w:rsidRDefault="00360D12" w:rsidP="008D2271">
            <w:pPr>
              <w:pStyle w:val="Compact"/>
              <w:rPr>
                <w:del w:id="1279" w:author="Seamus Murphy" w:date="2026-09-23T07:08:00Z" w16du:dateUtc="2026-09-23T14:08:00Z"/>
                <w:sz w:val="16"/>
              </w:rPr>
            </w:pPr>
            <w:del w:id="1280" w:author="Seamus Murphy" w:date="2026-09-23T07:08:00Z" w16du:dateUtc="2026-09-23T14:08:00Z">
              <w:r>
                <w:rPr>
                  <w:sz w:val="16"/>
                </w:rPr>
                <w:delText>Northness</w:delText>
              </w:r>
            </w:del>
          </w:p>
        </w:tc>
        <w:tc>
          <w:tcPr>
            <w:tcW w:w="0" w:type="auto"/>
          </w:tcPr>
          <w:p w14:paraId="714A78A6" w14:textId="77777777" w:rsidR="00360D12" w:rsidRDefault="00360D12" w:rsidP="008D2271">
            <w:pPr>
              <w:pStyle w:val="Compact"/>
              <w:rPr>
                <w:del w:id="1281" w:author="Seamus Murphy" w:date="2026-09-23T07:08:00Z" w16du:dateUtc="2026-09-23T14:08:00Z"/>
                <w:sz w:val="16"/>
              </w:rPr>
            </w:pPr>
            <w:del w:id="1282" w:author="Seamus Murphy" w:date="2026-09-23T07:08:00Z" w16du:dateUtc="2026-09-23T14:08:00Z">
              <w:r>
                <w:rPr>
                  <w:sz w:val="16"/>
                </w:rPr>
                <w:delText>Topographic shading</w:delText>
              </w:r>
            </w:del>
          </w:p>
        </w:tc>
        <w:tc>
          <w:tcPr>
            <w:tcW w:w="0" w:type="auto"/>
          </w:tcPr>
          <w:p w14:paraId="51037A3B" w14:textId="77777777" w:rsidR="00360D12" w:rsidRDefault="00360D12" w:rsidP="008D2271">
            <w:pPr>
              <w:pStyle w:val="Compact"/>
              <w:rPr>
                <w:del w:id="1283" w:author="Seamus Murphy" w:date="2026-09-23T07:08:00Z" w16du:dateUtc="2026-09-23T14:08:00Z"/>
                <w:sz w:val="16"/>
              </w:rPr>
            </w:pPr>
            <w:del w:id="1284" w:author="Seamus Murphy" w:date="2026-09-23T07:08:00Z" w16du:dateUtc="2026-09-23T14:08:00Z">
              <w:r>
                <w:rPr>
                  <w:sz w:val="16"/>
                </w:rPr>
                <w:delText>0.586****</w:delText>
              </w:r>
            </w:del>
          </w:p>
        </w:tc>
        <w:tc>
          <w:tcPr>
            <w:tcW w:w="0" w:type="auto"/>
          </w:tcPr>
          <w:p w14:paraId="0D7501ED" w14:textId="77777777" w:rsidR="00360D12" w:rsidRDefault="00360D12" w:rsidP="008D2271">
            <w:pPr>
              <w:pStyle w:val="Compact"/>
              <w:rPr>
                <w:del w:id="1285" w:author="Seamus Murphy" w:date="2026-09-23T07:08:00Z" w16du:dateUtc="2026-09-23T14:08:00Z"/>
                <w:sz w:val="16"/>
              </w:rPr>
            </w:pPr>
            <w:del w:id="1286" w:author="Seamus Murphy" w:date="2026-09-23T07:08:00Z" w16du:dateUtc="2026-09-23T14:08:00Z">
              <w:r>
                <w:rPr>
                  <w:sz w:val="16"/>
                </w:rPr>
                <w:delText>retained</w:delText>
              </w:r>
            </w:del>
          </w:p>
        </w:tc>
        <w:tc>
          <w:tcPr>
            <w:tcW w:w="0" w:type="auto"/>
          </w:tcPr>
          <w:p w14:paraId="5CD7A86E" w14:textId="77777777" w:rsidR="00360D12" w:rsidRDefault="00360D12" w:rsidP="008D2271">
            <w:pPr>
              <w:pStyle w:val="Compact"/>
              <w:rPr>
                <w:del w:id="1287" w:author="Seamus Murphy" w:date="2026-09-23T07:08:00Z" w16du:dateUtc="2026-09-23T14:08:00Z"/>
                <w:sz w:val="16"/>
              </w:rPr>
            </w:pPr>
            <w:del w:id="1288" w:author="Seamus Murphy" w:date="2026-09-23T07:08:00Z" w16du:dateUtc="2026-09-23T14:08:00Z">
              <w:r>
                <w:rPr>
                  <w:sz w:val="16"/>
                </w:rPr>
                <w:delText>0.314</w:delText>
              </w:r>
            </w:del>
          </w:p>
        </w:tc>
        <w:tc>
          <w:tcPr>
            <w:tcW w:w="0" w:type="auto"/>
          </w:tcPr>
          <w:p w14:paraId="58655ACD" w14:textId="77777777" w:rsidR="00360D12" w:rsidRDefault="00360D12" w:rsidP="008D2271">
            <w:pPr>
              <w:pStyle w:val="Compact"/>
              <w:rPr>
                <w:del w:id="1289" w:author="Seamus Murphy" w:date="2026-09-23T07:08:00Z" w16du:dateUtc="2026-09-23T14:08:00Z"/>
                <w:sz w:val="16"/>
              </w:rPr>
            </w:pPr>
          </w:p>
        </w:tc>
      </w:tr>
      <w:tr w:rsidR="00360D12" w14:paraId="2DB0D270" w14:textId="77777777" w:rsidTr="0005315E">
        <w:trPr>
          <w:trHeight w:val="397"/>
          <w:del w:id="1290" w:author="Seamus Murphy" w:date="2026-09-23T07:08:00Z" w16du:dateUtc="2026-09-23T14:08:00Z"/>
        </w:trPr>
        <w:tc>
          <w:tcPr>
            <w:tcW w:w="0" w:type="auto"/>
          </w:tcPr>
          <w:p w14:paraId="559E0034" w14:textId="77777777" w:rsidR="00360D12" w:rsidRDefault="00360D12" w:rsidP="008D2271">
            <w:pPr>
              <w:pStyle w:val="Compact"/>
              <w:rPr>
                <w:del w:id="1291" w:author="Seamus Murphy" w:date="2026-09-23T07:08:00Z" w16du:dateUtc="2026-09-23T14:08:00Z"/>
                <w:sz w:val="16"/>
              </w:rPr>
            </w:pPr>
            <w:del w:id="1292" w:author="Seamus Murphy" w:date="2026-09-23T07:08:00Z" w16du:dateUtc="2026-09-23T14:08:00Z">
              <w:r>
                <w:rPr>
                  <w:sz w:val="16"/>
                </w:rPr>
                <w:delText>Quadratic mean diameter (cm)</w:delText>
              </w:r>
            </w:del>
          </w:p>
        </w:tc>
        <w:tc>
          <w:tcPr>
            <w:tcW w:w="0" w:type="auto"/>
          </w:tcPr>
          <w:p w14:paraId="297AB07F" w14:textId="77777777" w:rsidR="00360D12" w:rsidRDefault="00360D12" w:rsidP="008D2271">
            <w:pPr>
              <w:pStyle w:val="Compact"/>
              <w:rPr>
                <w:del w:id="1293" w:author="Seamus Murphy" w:date="2026-09-23T07:08:00Z" w16du:dateUtc="2026-09-23T14:08:00Z"/>
                <w:sz w:val="16"/>
              </w:rPr>
            </w:pPr>
            <w:del w:id="1294" w:author="Seamus Murphy" w:date="2026-09-23T07:08:00Z" w16du:dateUtc="2026-09-23T14:08:00Z">
              <w:r>
                <w:rPr>
                  <w:sz w:val="16"/>
                </w:rPr>
                <w:delText>Host size</w:delText>
              </w:r>
            </w:del>
          </w:p>
        </w:tc>
        <w:tc>
          <w:tcPr>
            <w:tcW w:w="0" w:type="auto"/>
          </w:tcPr>
          <w:p w14:paraId="62D1B74D" w14:textId="77777777" w:rsidR="00360D12" w:rsidRDefault="00360D12" w:rsidP="008D2271">
            <w:pPr>
              <w:pStyle w:val="Compact"/>
              <w:rPr>
                <w:del w:id="1295" w:author="Seamus Murphy" w:date="2026-09-23T07:08:00Z" w16du:dateUtc="2026-09-23T14:08:00Z"/>
                <w:sz w:val="16"/>
              </w:rPr>
            </w:pPr>
            <w:del w:id="1296" w:author="Seamus Murphy" w:date="2026-09-23T07:08:00Z" w16du:dateUtc="2026-09-23T14:08:00Z">
              <w:r>
                <w:rPr>
                  <w:sz w:val="16"/>
                </w:rPr>
                <w:delText>0.510****</w:delText>
              </w:r>
            </w:del>
          </w:p>
        </w:tc>
        <w:tc>
          <w:tcPr>
            <w:tcW w:w="0" w:type="auto"/>
          </w:tcPr>
          <w:p w14:paraId="2271E389" w14:textId="77777777" w:rsidR="00360D12" w:rsidRDefault="00360D12" w:rsidP="008D2271">
            <w:pPr>
              <w:pStyle w:val="Compact"/>
              <w:rPr>
                <w:del w:id="1297" w:author="Seamus Murphy" w:date="2026-09-23T07:08:00Z" w16du:dateUtc="2026-09-23T14:08:00Z"/>
                <w:sz w:val="16"/>
              </w:rPr>
            </w:pPr>
            <w:del w:id="1298" w:author="Seamus Murphy" w:date="2026-09-23T07:08:00Z" w16du:dateUtc="2026-09-23T14:08:00Z">
              <w:r>
                <w:rPr>
                  <w:sz w:val="16"/>
                </w:rPr>
                <w:delText>retained</w:delText>
              </w:r>
            </w:del>
          </w:p>
        </w:tc>
        <w:tc>
          <w:tcPr>
            <w:tcW w:w="0" w:type="auto"/>
          </w:tcPr>
          <w:p w14:paraId="0632BB17" w14:textId="77777777" w:rsidR="00360D12" w:rsidRDefault="00360D12" w:rsidP="008D2271">
            <w:pPr>
              <w:pStyle w:val="Compact"/>
              <w:rPr>
                <w:del w:id="1299" w:author="Seamus Murphy" w:date="2026-09-23T07:08:00Z" w16du:dateUtc="2026-09-23T14:08:00Z"/>
                <w:sz w:val="16"/>
              </w:rPr>
            </w:pPr>
            <w:del w:id="1300" w:author="Seamus Murphy" w:date="2026-09-23T07:08:00Z" w16du:dateUtc="2026-09-23T14:08:00Z">
              <w:r>
                <w:rPr>
                  <w:sz w:val="16"/>
                </w:rPr>
                <w:delText>-0.124</w:delText>
              </w:r>
            </w:del>
          </w:p>
        </w:tc>
        <w:tc>
          <w:tcPr>
            <w:tcW w:w="0" w:type="auto"/>
          </w:tcPr>
          <w:p w14:paraId="63401D4C" w14:textId="77777777" w:rsidR="00360D12" w:rsidRDefault="00360D12" w:rsidP="008D2271">
            <w:pPr>
              <w:pStyle w:val="Compact"/>
              <w:rPr>
                <w:del w:id="1301" w:author="Seamus Murphy" w:date="2026-09-23T07:08:00Z" w16du:dateUtc="2026-09-23T14:08:00Z"/>
                <w:sz w:val="16"/>
              </w:rPr>
            </w:pPr>
          </w:p>
        </w:tc>
      </w:tr>
      <w:tr w:rsidR="00360D12" w14:paraId="3EE7441C" w14:textId="77777777" w:rsidTr="0005315E">
        <w:trPr>
          <w:trHeight w:val="397"/>
          <w:del w:id="1302" w:author="Seamus Murphy" w:date="2026-09-23T07:08:00Z" w16du:dateUtc="2026-09-23T14:08:00Z"/>
        </w:trPr>
        <w:tc>
          <w:tcPr>
            <w:tcW w:w="0" w:type="auto"/>
          </w:tcPr>
          <w:p w14:paraId="7385E6C1" w14:textId="77777777" w:rsidR="00360D12" w:rsidRDefault="00360D12" w:rsidP="008D2271">
            <w:pPr>
              <w:pStyle w:val="Compact"/>
              <w:rPr>
                <w:del w:id="1303" w:author="Seamus Murphy" w:date="2026-09-23T07:08:00Z" w16du:dateUtc="2026-09-23T14:08:00Z"/>
                <w:sz w:val="16"/>
              </w:rPr>
            </w:pPr>
            <w:del w:id="1304" w:author="Seamus Murphy" w:date="2026-09-23T07:08:00Z" w16du:dateUtc="2026-09-23T14:08:00Z">
              <w:r>
                <w:rPr>
                  <w:sz w:val="16"/>
                </w:rPr>
                <w:delText>June mean wind (km/h)</w:delText>
              </w:r>
            </w:del>
          </w:p>
        </w:tc>
        <w:tc>
          <w:tcPr>
            <w:tcW w:w="0" w:type="auto"/>
          </w:tcPr>
          <w:p w14:paraId="72F272AC" w14:textId="77777777" w:rsidR="00360D12" w:rsidRDefault="00360D12" w:rsidP="008D2271">
            <w:pPr>
              <w:pStyle w:val="Compact"/>
              <w:rPr>
                <w:del w:id="1305" w:author="Seamus Murphy" w:date="2026-09-23T07:08:00Z" w16du:dateUtc="2026-09-23T14:08:00Z"/>
                <w:sz w:val="16"/>
              </w:rPr>
            </w:pPr>
            <w:del w:id="1306" w:author="Seamus Murphy" w:date="2026-09-23T07:08:00Z" w16du:dateUtc="2026-09-23T14:08:00Z">
              <w:r>
                <w:rPr>
                  <w:sz w:val="16"/>
                </w:rPr>
                <w:delText>Flight-window wind, stations</w:delText>
              </w:r>
            </w:del>
          </w:p>
        </w:tc>
        <w:tc>
          <w:tcPr>
            <w:tcW w:w="0" w:type="auto"/>
          </w:tcPr>
          <w:p w14:paraId="5A26145D" w14:textId="77777777" w:rsidR="00360D12" w:rsidRDefault="00360D12" w:rsidP="008D2271">
            <w:pPr>
              <w:pStyle w:val="Compact"/>
              <w:rPr>
                <w:del w:id="1307" w:author="Seamus Murphy" w:date="2026-09-23T07:08:00Z" w16du:dateUtc="2026-09-23T14:08:00Z"/>
                <w:sz w:val="16"/>
              </w:rPr>
            </w:pPr>
            <w:del w:id="1308" w:author="Seamus Murphy" w:date="2026-09-23T07:08:00Z" w16du:dateUtc="2026-09-23T14:08:00Z">
              <w:r>
                <w:rPr>
                  <w:sz w:val="16"/>
                </w:rPr>
                <w:delText>0.534****</w:delText>
              </w:r>
            </w:del>
          </w:p>
        </w:tc>
        <w:tc>
          <w:tcPr>
            <w:tcW w:w="0" w:type="auto"/>
          </w:tcPr>
          <w:p w14:paraId="01E81293" w14:textId="77777777" w:rsidR="00360D12" w:rsidRDefault="00360D12" w:rsidP="008D2271">
            <w:pPr>
              <w:pStyle w:val="Compact"/>
              <w:rPr>
                <w:del w:id="1309" w:author="Seamus Murphy" w:date="2026-09-23T07:08:00Z" w16du:dateUtc="2026-09-23T14:08:00Z"/>
                <w:sz w:val="16"/>
              </w:rPr>
            </w:pPr>
            <w:del w:id="1310" w:author="Seamus Murphy" w:date="2026-09-23T07:08:00Z" w16du:dateUtc="2026-09-23T14:08:00Z">
              <w:r>
                <w:rPr>
                  <w:sz w:val="16"/>
                </w:rPr>
                <w:delText>retained</w:delText>
              </w:r>
            </w:del>
          </w:p>
        </w:tc>
        <w:tc>
          <w:tcPr>
            <w:tcW w:w="0" w:type="auto"/>
          </w:tcPr>
          <w:p w14:paraId="3F1D3C43" w14:textId="77777777" w:rsidR="00360D12" w:rsidRDefault="00360D12" w:rsidP="008D2271">
            <w:pPr>
              <w:pStyle w:val="Compact"/>
              <w:rPr>
                <w:del w:id="1311" w:author="Seamus Murphy" w:date="2026-09-23T07:08:00Z" w16du:dateUtc="2026-09-23T14:08:00Z"/>
                <w:sz w:val="16"/>
              </w:rPr>
            </w:pPr>
            <w:del w:id="1312" w:author="Seamus Murphy" w:date="2026-09-23T07:08:00Z" w16du:dateUtc="2026-09-23T14:08:00Z">
              <w:r>
                <w:rPr>
                  <w:sz w:val="16"/>
                </w:rPr>
                <w:delText>-0.025</w:delText>
              </w:r>
            </w:del>
          </w:p>
        </w:tc>
        <w:tc>
          <w:tcPr>
            <w:tcW w:w="0" w:type="auto"/>
          </w:tcPr>
          <w:p w14:paraId="5F9DAC49" w14:textId="77777777" w:rsidR="00360D12" w:rsidRDefault="00360D12" w:rsidP="008D2271">
            <w:pPr>
              <w:pStyle w:val="Compact"/>
              <w:rPr>
                <w:del w:id="1313" w:author="Seamus Murphy" w:date="2026-09-23T07:08:00Z" w16du:dateUtc="2026-09-23T14:08:00Z"/>
                <w:sz w:val="16"/>
              </w:rPr>
            </w:pPr>
          </w:p>
        </w:tc>
      </w:tr>
      <w:tr w:rsidR="00360D12" w14:paraId="7FC91342" w14:textId="77777777" w:rsidTr="0005315E">
        <w:trPr>
          <w:trHeight w:val="397"/>
          <w:del w:id="1314" w:author="Seamus Murphy" w:date="2026-09-23T07:08:00Z" w16du:dateUtc="2026-09-23T14:08:00Z"/>
        </w:trPr>
        <w:tc>
          <w:tcPr>
            <w:tcW w:w="0" w:type="auto"/>
          </w:tcPr>
          <w:p w14:paraId="492CCCF9" w14:textId="77777777" w:rsidR="00360D12" w:rsidRDefault="00360D12" w:rsidP="008D2271">
            <w:pPr>
              <w:pStyle w:val="Compact"/>
              <w:rPr>
                <w:del w:id="1315" w:author="Seamus Murphy" w:date="2026-09-23T07:08:00Z" w16du:dateUtc="2026-09-23T14:08:00Z"/>
                <w:sz w:val="16"/>
              </w:rPr>
            </w:pPr>
            <w:del w:id="1316" w:author="Seamus Murphy" w:date="2026-09-23T07:08:00Z" w16du:dateUtc="2026-09-23T14:08:00Z">
              <w:r>
                <w:rPr>
                  <w:sz w:val="16"/>
                </w:rPr>
                <w:delText>Wind shelter index</w:delText>
              </w:r>
            </w:del>
          </w:p>
        </w:tc>
        <w:tc>
          <w:tcPr>
            <w:tcW w:w="0" w:type="auto"/>
          </w:tcPr>
          <w:p w14:paraId="56C04E63" w14:textId="77777777" w:rsidR="00360D12" w:rsidRDefault="00360D12" w:rsidP="008D2271">
            <w:pPr>
              <w:pStyle w:val="Compact"/>
              <w:rPr>
                <w:del w:id="1317" w:author="Seamus Murphy" w:date="2026-09-23T07:08:00Z" w16du:dateUtc="2026-09-23T14:08:00Z"/>
                <w:sz w:val="16"/>
              </w:rPr>
            </w:pPr>
            <w:del w:id="1318" w:author="Seamus Murphy" w:date="2026-09-23T07:08:00Z" w16du:dateUtc="2026-09-23T14:08:00Z">
              <w:r>
                <w:rPr>
                  <w:sz w:val="16"/>
                </w:rPr>
                <w:delText>Terrain exposure to wind</w:delText>
              </w:r>
            </w:del>
          </w:p>
        </w:tc>
        <w:tc>
          <w:tcPr>
            <w:tcW w:w="0" w:type="auto"/>
          </w:tcPr>
          <w:p w14:paraId="2A8C1551" w14:textId="77777777" w:rsidR="00360D12" w:rsidRDefault="00360D12" w:rsidP="008D2271">
            <w:pPr>
              <w:pStyle w:val="Compact"/>
              <w:rPr>
                <w:del w:id="1319" w:author="Seamus Murphy" w:date="2026-09-23T07:08:00Z" w16du:dateUtc="2026-09-23T14:08:00Z"/>
                <w:sz w:val="16"/>
              </w:rPr>
            </w:pPr>
            <w:del w:id="1320" w:author="Seamus Murphy" w:date="2026-09-23T07:08:00Z" w16du:dateUtc="2026-09-23T14:08:00Z">
              <w:r>
                <w:rPr>
                  <w:sz w:val="16"/>
                </w:rPr>
                <w:delText>0.526****</w:delText>
              </w:r>
            </w:del>
          </w:p>
        </w:tc>
        <w:tc>
          <w:tcPr>
            <w:tcW w:w="0" w:type="auto"/>
          </w:tcPr>
          <w:p w14:paraId="5B1A86BC" w14:textId="77777777" w:rsidR="00360D12" w:rsidRDefault="00360D12" w:rsidP="008D2271">
            <w:pPr>
              <w:pStyle w:val="Compact"/>
              <w:rPr>
                <w:del w:id="1321" w:author="Seamus Murphy" w:date="2026-09-23T07:08:00Z" w16du:dateUtc="2026-09-23T14:08:00Z"/>
                <w:sz w:val="16"/>
              </w:rPr>
            </w:pPr>
            <w:del w:id="1322" w:author="Seamus Murphy" w:date="2026-09-23T07:08:00Z" w16du:dateUtc="2026-09-23T14:08:00Z">
              <w:r>
                <w:rPr>
                  <w:sz w:val="16"/>
                </w:rPr>
                <w:delText>retained</w:delText>
              </w:r>
            </w:del>
          </w:p>
        </w:tc>
        <w:tc>
          <w:tcPr>
            <w:tcW w:w="0" w:type="auto"/>
          </w:tcPr>
          <w:p w14:paraId="23AFD0FC" w14:textId="77777777" w:rsidR="00360D12" w:rsidRDefault="00360D12" w:rsidP="008D2271">
            <w:pPr>
              <w:pStyle w:val="Compact"/>
              <w:rPr>
                <w:del w:id="1323" w:author="Seamus Murphy" w:date="2026-09-23T07:08:00Z" w16du:dateUtc="2026-09-23T14:08:00Z"/>
                <w:sz w:val="16"/>
              </w:rPr>
            </w:pPr>
            <w:del w:id="1324" w:author="Seamus Murphy" w:date="2026-09-23T07:08:00Z" w16du:dateUtc="2026-09-23T14:08:00Z">
              <w:r>
                <w:rPr>
                  <w:sz w:val="16"/>
                </w:rPr>
                <w:delText>-0.205</w:delText>
              </w:r>
            </w:del>
          </w:p>
        </w:tc>
        <w:tc>
          <w:tcPr>
            <w:tcW w:w="0" w:type="auto"/>
          </w:tcPr>
          <w:p w14:paraId="2AF12299" w14:textId="77777777" w:rsidR="00360D12" w:rsidRDefault="00360D12" w:rsidP="008D2271">
            <w:pPr>
              <w:pStyle w:val="Compact"/>
              <w:rPr>
                <w:del w:id="1325" w:author="Seamus Murphy" w:date="2026-09-23T07:08:00Z" w16du:dateUtc="2026-09-23T14:08:00Z"/>
                <w:sz w:val="16"/>
              </w:rPr>
            </w:pPr>
            <w:del w:id="1326" w:author="Seamus Murphy" w:date="2026-09-23T07:08:00Z" w16du:dateUtc="2026-09-23T14:08:00Z">
              <w:r>
                <w:rPr>
                  <w:sz w:val="16"/>
                </w:rPr>
                <w:delText>yes</w:delText>
              </w:r>
            </w:del>
          </w:p>
        </w:tc>
      </w:tr>
      <w:tr w:rsidR="00360D12" w14:paraId="4693D7B4" w14:textId="77777777" w:rsidTr="0005315E">
        <w:trPr>
          <w:trHeight w:val="397"/>
          <w:del w:id="1327" w:author="Seamus Murphy" w:date="2026-09-23T07:08:00Z" w16du:dateUtc="2026-09-23T14:08:00Z"/>
        </w:trPr>
        <w:tc>
          <w:tcPr>
            <w:tcW w:w="0" w:type="auto"/>
          </w:tcPr>
          <w:p w14:paraId="5FF4B659" w14:textId="77777777" w:rsidR="00360D12" w:rsidRDefault="00360D12" w:rsidP="008D2271">
            <w:pPr>
              <w:pStyle w:val="Compact"/>
              <w:rPr>
                <w:del w:id="1328" w:author="Seamus Murphy" w:date="2026-09-23T07:08:00Z" w16du:dateUtc="2026-09-23T14:08:00Z"/>
                <w:sz w:val="16"/>
              </w:rPr>
            </w:pPr>
            <w:del w:id="1329" w:author="Seamus Murphy" w:date="2026-09-23T07:08:00Z" w16du:dateUtc="2026-09-23T14:08:00Z">
              <w:r>
                <w:rPr>
                  <w:sz w:val="16"/>
                </w:rPr>
                <w:delText>MicroMet flight-window wind (km/h)</w:delText>
              </w:r>
            </w:del>
          </w:p>
        </w:tc>
        <w:tc>
          <w:tcPr>
            <w:tcW w:w="0" w:type="auto"/>
          </w:tcPr>
          <w:p w14:paraId="4A045969" w14:textId="77777777" w:rsidR="00360D12" w:rsidRDefault="00360D12" w:rsidP="008D2271">
            <w:pPr>
              <w:pStyle w:val="Compact"/>
              <w:rPr>
                <w:del w:id="1330" w:author="Seamus Murphy" w:date="2026-09-23T07:08:00Z" w16du:dateUtc="2026-09-23T14:08:00Z"/>
                <w:sz w:val="16"/>
              </w:rPr>
            </w:pPr>
            <w:del w:id="1331" w:author="Seamus Murphy" w:date="2026-09-23T07:08:00Z" w16du:dateUtc="2026-09-23T14:08:00Z">
              <w:r>
                <w:rPr>
                  <w:sz w:val="16"/>
                </w:rPr>
                <w:delText>Flight-window wind, terrain-resolved</w:delText>
              </w:r>
            </w:del>
          </w:p>
        </w:tc>
        <w:tc>
          <w:tcPr>
            <w:tcW w:w="0" w:type="auto"/>
          </w:tcPr>
          <w:p w14:paraId="23E6EC42" w14:textId="77777777" w:rsidR="00360D12" w:rsidRDefault="00360D12" w:rsidP="008D2271">
            <w:pPr>
              <w:pStyle w:val="Compact"/>
              <w:rPr>
                <w:del w:id="1332" w:author="Seamus Murphy" w:date="2026-09-23T07:08:00Z" w16du:dateUtc="2026-09-23T14:08:00Z"/>
                <w:sz w:val="16"/>
              </w:rPr>
            </w:pPr>
            <w:del w:id="1333" w:author="Seamus Murphy" w:date="2026-09-23T07:08:00Z" w16du:dateUtc="2026-09-23T14:08:00Z">
              <w:r>
                <w:rPr>
                  <w:sz w:val="16"/>
                </w:rPr>
                <w:delText>0.580****</w:delText>
              </w:r>
            </w:del>
          </w:p>
        </w:tc>
        <w:tc>
          <w:tcPr>
            <w:tcW w:w="0" w:type="auto"/>
          </w:tcPr>
          <w:p w14:paraId="6D027505" w14:textId="77777777" w:rsidR="00360D12" w:rsidRDefault="00360D12" w:rsidP="008D2271">
            <w:pPr>
              <w:pStyle w:val="Compact"/>
              <w:rPr>
                <w:del w:id="1334" w:author="Seamus Murphy" w:date="2026-09-23T07:08:00Z" w16du:dateUtc="2026-09-23T14:08:00Z"/>
                <w:sz w:val="16"/>
              </w:rPr>
            </w:pPr>
            <w:del w:id="1335" w:author="Seamus Murphy" w:date="2026-09-23T07:08:00Z" w16du:dateUtc="2026-09-23T14:08:00Z">
              <w:r>
                <w:rPr>
                  <w:sz w:val="16"/>
                </w:rPr>
                <w:delText>retained</w:delText>
              </w:r>
            </w:del>
          </w:p>
        </w:tc>
        <w:tc>
          <w:tcPr>
            <w:tcW w:w="0" w:type="auto"/>
          </w:tcPr>
          <w:p w14:paraId="125020E1" w14:textId="77777777" w:rsidR="00360D12" w:rsidRDefault="00360D12" w:rsidP="008D2271">
            <w:pPr>
              <w:pStyle w:val="Compact"/>
              <w:rPr>
                <w:del w:id="1336" w:author="Seamus Murphy" w:date="2026-09-23T07:08:00Z" w16du:dateUtc="2026-09-23T14:08:00Z"/>
                <w:sz w:val="16"/>
              </w:rPr>
            </w:pPr>
            <w:del w:id="1337" w:author="Seamus Murphy" w:date="2026-09-23T07:08:00Z" w16du:dateUtc="2026-09-23T14:08:00Z">
              <w:r>
                <w:rPr>
                  <w:sz w:val="16"/>
                </w:rPr>
                <w:delText>0.253</w:delText>
              </w:r>
            </w:del>
          </w:p>
        </w:tc>
        <w:tc>
          <w:tcPr>
            <w:tcW w:w="0" w:type="auto"/>
          </w:tcPr>
          <w:p w14:paraId="270A05F9" w14:textId="77777777" w:rsidR="00360D12" w:rsidRDefault="00360D12" w:rsidP="008D2271">
            <w:pPr>
              <w:pStyle w:val="Compact"/>
              <w:rPr>
                <w:del w:id="1338" w:author="Seamus Murphy" w:date="2026-09-23T07:08:00Z" w16du:dateUtc="2026-09-23T14:08:00Z"/>
                <w:sz w:val="16"/>
              </w:rPr>
            </w:pPr>
            <w:del w:id="1339" w:author="Seamus Murphy" w:date="2026-09-23T07:08:00Z" w16du:dateUtc="2026-09-23T14:08:00Z">
              <w:r>
                <w:rPr>
                  <w:sz w:val="16"/>
                </w:rPr>
                <w:delText>yes</w:delText>
              </w:r>
            </w:del>
          </w:p>
        </w:tc>
      </w:tr>
      <w:tr w:rsidR="00360D12" w14:paraId="5A8A642A" w14:textId="77777777" w:rsidTr="0005315E">
        <w:trPr>
          <w:trHeight w:val="397"/>
          <w:del w:id="1340" w:author="Seamus Murphy" w:date="2026-09-23T07:08:00Z" w16du:dateUtc="2026-09-23T14:08:00Z"/>
        </w:trPr>
        <w:tc>
          <w:tcPr>
            <w:tcW w:w="0" w:type="auto"/>
          </w:tcPr>
          <w:p w14:paraId="30C701B6" w14:textId="77777777" w:rsidR="00360D12" w:rsidRDefault="00360D12" w:rsidP="008D2271">
            <w:pPr>
              <w:pStyle w:val="Compact"/>
              <w:rPr>
                <w:del w:id="1341" w:author="Seamus Murphy" w:date="2026-09-23T07:08:00Z" w16du:dateUtc="2026-09-23T14:08:00Z"/>
                <w:sz w:val="16"/>
              </w:rPr>
            </w:pPr>
            <w:del w:id="1342" w:author="Seamus Murphy" w:date="2026-09-23T07:08:00Z" w16du:dateUtc="2026-09-23T14:08:00Z">
              <w:r>
                <w:rPr>
                  <w:sz w:val="16"/>
                </w:rPr>
                <w:delText>Topographic position index</w:delText>
              </w:r>
            </w:del>
          </w:p>
        </w:tc>
        <w:tc>
          <w:tcPr>
            <w:tcW w:w="0" w:type="auto"/>
          </w:tcPr>
          <w:p w14:paraId="5D997D7B" w14:textId="77777777" w:rsidR="00360D12" w:rsidRDefault="00360D12" w:rsidP="008D2271">
            <w:pPr>
              <w:pStyle w:val="Compact"/>
              <w:rPr>
                <w:del w:id="1343" w:author="Seamus Murphy" w:date="2026-09-23T07:08:00Z" w16du:dateUtc="2026-09-23T14:08:00Z"/>
                <w:sz w:val="16"/>
              </w:rPr>
            </w:pPr>
            <w:del w:id="1344" w:author="Seamus Murphy" w:date="2026-09-23T07:08:00Z" w16du:dateUtc="2026-09-23T14:08:00Z">
              <w:r>
                <w:rPr>
                  <w:sz w:val="16"/>
                </w:rPr>
                <w:delText>Terrain shape</w:delText>
              </w:r>
            </w:del>
          </w:p>
        </w:tc>
        <w:tc>
          <w:tcPr>
            <w:tcW w:w="0" w:type="auto"/>
          </w:tcPr>
          <w:p w14:paraId="646FB3C5" w14:textId="77777777" w:rsidR="00360D12" w:rsidRDefault="00360D12" w:rsidP="008D2271">
            <w:pPr>
              <w:pStyle w:val="Compact"/>
              <w:rPr>
                <w:del w:id="1345" w:author="Seamus Murphy" w:date="2026-09-23T07:08:00Z" w16du:dateUtc="2026-09-23T14:08:00Z"/>
                <w:sz w:val="16"/>
              </w:rPr>
            </w:pPr>
            <w:del w:id="1346" w:author="Seamus Murphy" w:date="2026-09-23T07:08:00Z" w16du:dateUtc="2026-09-23T14:08:00Z">
              <w:r>
                <w:rPr>
                  <w:sz w:val="16"/>
                </w:rPr>
                <w:delText>0.585****</w:delText>
              </w:r>
            </w:del>
          </w:p>
        </w:tc>
        <w:tc>
          <w:tcPr>
            <w:tcW w:w="0" w:type="auto"/>
          </w:tcPr>
          <w:p w14:paraId="2C506F79" w14:textId="77777777" w:rsidR="00360D12" w:rsidRDefault="00360D12" w:rsidP="008D2271">
            <w:pPr>
              <w:pStyle w:val="Compact"/>
              <w:rPr>
                <w:del w:id="1347" w:author="Seamus Murphy" w:date="2026-09-23T07:08:00Z" w16du:dateUtc="2026-09-23T14:08:00Z"/>
                <w:sz w:val="16"/>
              </w:rPr>
            </w:pPr>
            <w:del w:id="1348" w:author="Seamus Murphy" w:date="2026-09-23T07:08:00Z" w16du:dateUtc="2026-09-23T14:08:00Z">
              <w:r>
                <w:rPr>
                  <w:sz w:val="16"/>
                </w:rPr>
                <w:delText>retained</w:delText>
              </w:r>
            </w:del>
          </w:p>
        </w:tc>
        <w:tc>
          <w:tcPr>
            <w:tcW w:w="0" w:type="auto"/>
          </w:tcPr>
          <w:p w14:paraId="24D145CF" w14:textId="77777777" w:rsidR="00360D12" w:rsidRDefault="00360D12" w:rsidP="008D2271">
            <w:pPr>
              <w:pStyle w:val="Compact"/>
              <w:rPr>
                <w:del w:id="1349" w:author="Seamus Murphy" w:date="2026-09-23T07:08:00Z" w16du:dateUtc="2026-09-23T14:08:00Z"/>
                <w:sz w:val="16"/>
              </w:rPr>
            </w:pPr>
            <w:del w:id="1350" w:author="Seamus Murphy" w:date="2026-09-23T07:08:00Z" w16du:dateUtc="2026-09-23T14:08:00Z">
              <w:r>
                <w:rPr>
                  <w:sz w:val="16"/>
                </w:rPr>
                <w:delText>-0.168</w:delText>
              </w:r>
            </w:del>
          </w:p>
        </w:tc>
        <w:tc>
          <w:tcPr>
            <w:tcW w:w="0" w:type="auto"/>
          </w:tcPr>
          <w:p w14:paraId="0B6FC94E" w14:textId="77777777" w:rsidR="00360D12" w:rsidRDefault="00360D12" w:rsidP="008D2271">
            <w:pPr>
              <w:pStyle w:val="Compact"/>
              <w:rPr>
                <w:del w:id="1351" w:author="Seamus Murphy" w:date="2026-09-23T07:08:00Z" w16du:dateUtc="2026-09-23T14:08:00Z"/>
                <w:sz w:val="16"/>
              </w:rPr>
            </w:pPr>
            <w:del w:id="1352" w:author="Seamus Murphy" w:date="2026-09-23T07:08:00Z" w16du:dateUtc="2026-09-23T14:08:00Z">
              <w:r>
                <w:rPr>
                  <w:sz w:val="16"/>
                </w:rPr>
                <w:delText>yes</w:delText>
              </w:r>
            </w:del>
          </w:p>
        </w:tc>
      </w:tr>
      <w:tr w:rsidR="00360D12" w14:paraId="07D7153D" w14:textId="77777777" w:rsidTr="0005315E">
        <w:trPr>
          <w:trHeight w:val="397"/>
          <w:del w:id="1353" w:author="Seamus Murphy" w:date="2026-09-23T07:08:00Z" w16du:dateUtc="2026-09-23T14:08:00Z"/>
        </w:trPr>
        <w:tc>
          <w:tcPr>
            <w:tcW w:w="0" w:type="auto"/>
          </w:tcPr>
          <w:p w14:paraId="0A318D42" w14:textId="77777777" w:rsidR="00360D12" w:rsidRDefault="00360D12" w:rsidP="008D2271">
            <w:pPr>
              <w:pStyle w:val="Compact"/>
              <w:rPr>
                <w:del w:id="1354" w:author="Seamus Murphy" w:date="2026-09-23T07:08:00Z" w16du:dateUtc="2026-09-23T14:08:00Z"/>
                <w:sz w:val="16"/>
              </w:rPr>
            </w:pPr>
            <w:del w:id="1355" w:author="Seamus Murphy" w:date="2026-09-23T07:08:00Z" w16du:dateUtc="2026-09-23T14:08:00Z">
              <w:r>
                <w:rPr>
                  <w:sz w:val="16"/>
                </w:rPr>
                <w:delText>Flight-window direct radiation (kWh/m2)</w:delText>
              </w:r>
            </w:del>
          </w:p>
        </w:tc>
        <w:tc>
          <w:tcPr>
            <w:tcW w:w="0" w:type="auto"/>
          </w:tcPr>
          <w:p w14:paraId="2A04C2F8" w14:textId="77777777" w:rsidR="00360D12" w:rsidRDefault="00360D12" w:rsidP="008D2271">
            <w:pPr>
              <w:pStyle w:val="Compact"/>
              <w:rPr>
                <w:del w:id="1356" w:author="Seamus Murphy" w:date="2026-09-23T07:08:00Z" w16du:dateUtc="2026-09-23T14:08:00Z"/>
                <w:sz w:val="16"/>
              </w:rPr>
            </w:pPr>
            <w:del w:id="1357" w:author="Seamus Murphy" w:date="2026-09-23T07:08:00Z" w16du:dateUtc="2026-09-23T14:08:00Z">
              <w:r>
                <w:rPr>
                  <w:sz w:val="16"/>
                </w:rPr>
                <w:delText>Flight-window radiation</w:delText>
              </w:r>
            </w:del>
          </w:p>
        </w:tc>
        <w:tc>
          <w:tcPr>
            <w:tcW w:w="0" w:type="auto"/>
          </w:tcPr>
          <w:p w14:paraId="13B85B18" w14:textId="77777777" w:rsidR="00360D12" w:rsidRDefault="00360D12" w:rsidP="008D2271">
            <w:pPr>
              <w:pStyle w:val="Compact"/>
              <w:rPr>
                <w:del w:id="1358" w:author="Seamus Murphy" w:date="2026-09-23T07:08:00Z" w16du:dateUtc="2026-09-23T14:08:00Z"/>
                <w:sz w:val="16"/>
              </w:rPr>
            </w:pPr>
            <w:del w:id="1359" w:author="Seamus Murphy" w:date="2026-09-23T07:08:00Z" w16du:dateUtc="2026-09-23T14:08:00Z">
              <w:r>
                <w:rPr>
                  <w:sz w:val="16"/>
                </w:rPr>
                <w:delText>0.561****</w:delText>
              </w:r>
            </w:del>
          </w:p>
        </w:tc>
        <w:tc>
          <w:tcPr>
            <w:tcW w:w="0" w:type="auto"/>
          </w:tcPr>
          <w:p w14:paraId="228B67A2" w14:textId="77777777" w:rsidR="00360D12" w:rsidRDefault="00360D12" w:rsidP="008D2271">
            <w:pPr>
              <w:pStyle w:val="Compact"/>
              <w:rPr>
                <w:del w:id="1360" w:author="Seamus Murphy" w:date="2026-09-23T07:08:00Z" w16du:dateUtc="2026-09-23T14:08:00Z"/>
                <w:sz w:val="16"/>
              </w:rPr>
            </w:pPr>
            <w:del w:id="1361" w:author="Seamus Murphy" w:date="2026-09-23T07:08:00Z" w16du:dateUtc="2026-09-23T14:08:00Z">
              <w:r>
                <w:rPr>
                  <w:sz w:val="16"/>
                </w:rPr>
                <w:delText>retained</w:delText>
              </w:r>
            </w:del>
          </w:p>
        </w:tc>
        <w:tc>
          <w:tcPr>
            <w:tcW w:w="0" w:type="auto"/>
          </w:tcPr>
          <w:p w14:paraId="5913895E" w14:textId="77777777" w:rsidR="00360D12" w:rsidRDefault="00360D12" w:rsidP="008D2271">
            <w:pPr>
              <w:pStyle w:val="Compact"/>
              <w:rPr>
                <w:del w:id="1362" w:author="Seamus Murphy" w:date="2026-09-23T07:08:00Z" w16du:dateUtc="2026-09-23T14:08:00Z"/>
                <w:sz w:val="16"/>
              </w:rPr>
            </w:pPr>
            <w:del w:id="1363" w:author="Seamus Murphy" w:date="2026-09-23T07:08:00Z" w16du:dateUtc="2026-09-23T14:08:00Z">
              <w:r>
                <w:rPr>
                  <w:sz w:val="16"/>
                </w:rPr>
                <w:delText>0.206</w:delText>
              </w:r>
            </w:del>
          </w:p>
        </w:tc>
        <w:tc>
          <w:tcPr>
            <w:tcW w:w="0" w:type="auto"/>
          </w:tcPr>
          <w:p w14:paraId="5D89BAFB" w14:textId="77777777" w:rsidR="00360D12" w:rsidRDefault="00360D12" w:rsidP="008D2271">
            <w:pPr>
              <w:pStyle w:val="Compact"/>
              <w:rPr>
                <w:del w:id="1364" w:author="Seamus Murphy" w:date="2026-09-23T07:08:00Z" w16du:dateUtc="2026-09-23T14:08:00Z"/>
                <w:sz w:val="16"/>
              </w:rPr>
            </w:pPr>
            <w:del w:id="1365" w:author="Seamus Murphy" w:date="2026-09-23T07:08:00Z" w16du:dateUtc="2026-09-23T14:08:00Z">
              <w:r>
                <w:rPr>
                  <w:sz w:val="16"/>
                </w:rPr>
                <w:delText>yes</w:delText>
              </w:r>
            </w:del>
          </w:p>
        </w:tc>
      </w:tr>
      <w:tr w:rsidR="00360D12" w14:paraId="1E5ABF3D" w14:textId="77777777" w:rsidTr="0005315E">
        <w:trPr>
          <w:trHeight w:val="397"/>
          <w:del w:id="1366" w:author="Seamus Murphy" w:date="2026-09-23T07:08:00Z" w16du:dateUtc="2026-09-23T14:08:00Z"/>
        </w:trPr>
        <w:tc>
          <w:tcPr>
            <w:tcW w:w="0" w:type="auto"/>
          </w:tcPr>
          <w:p w14:paraId="615687C5" w14:textId="77777777" w:rsidR="00360D12" w:rsidRDefault="00360D12" w:rsidP="008D2271">
            <w:pPr>
              <w:pStyle w:val="Compact"/>
              <w:rPr>
                <w:del w:id="1367" w:author="Seamus Murphy" w:date="2026-09-23T07:08:00Z" w16du:dateUtc="2026-09-23T14:08:00Z"/>
                <w:sz w:val="16"/>
              </w:rPr>
            </w:pPr>
            <w:del w:id="1368" w:author="Seamus Murphy" w:date="2026-09-23T07:08:00Z" w16du:dateUtc="2026-09-23T14:08:00Z">
              <w:r>
                <w:rPr>
                  <w:sz w:val="16"/>
                </w:rPr>
                <w:delText>Convergence index</w:delText>
              </w:r>
            </w:del>
          </w:p>
        </w:tc>
        <w:tc>
          <w:tcPr>
            <w:tcW w:w="0" w:type="auto"/>
          </w:tcPr>
          <w:p w14:paraId="4FA37CC3" w14:textId="77777777" w:rsidR="00360D12" w:rsidRDefault="00360D12" w:rsidP="008D2271">
            <w:pPr>
              <w:pStyle w:val="Compact"/>
              <w:rPr>
                <w:del w:id="1369" w:author="Seamus Murphy" w:date="2026-09-23T07:08:00Z" w16du:dateUtc="2026-09-23T14:08:00Z"/>
                <w:sz w:val="16"/>
              </w:rPr>
            </w:pPr>
            <w:del w:id="1370" w:author="Seamus Murphy" w:date="2026-09-23T07:08:00Z" w16du:dateUtc="2026-09-23T14:08:00Z">
              <w:r>
                <w:rPr>
                  <w:sz w:val="16"/>
                </w:rPr>
                <w:delText>Terrain shape</w:delText>
              </w:r>
            </w:del>
          </w:p>
        </w:tc>
        <w:tc>
          <w:tcPr>
            <w:tcW w:w="0" w:type="auto"/>
          </w:tcPr>
          <w:p w14:paraId="4DF629C5" w14:textId="77777777" w:rsidR="00360D12" w:rsidRDefault="00360D12" w:rsidP="008D2271">
            <w:pPr>
              <w:pStyle w:val="Compact"/>
              <w:rPr>
                <w:del w:id="1371" w:author="Seamus Murphy" w:date="2026-09-23T07:08:00Z" w16du:dateUtc="2026-09-23T14:08:00Z"/>
                <w:sz w:val="16"/>
              </w:rPr>
            </w:pPr>
            <w:del w:id="1372" w:author="Seamus Murphy" w:date="2026-09-23T07:08:00Z" w16du:dateUtc="2026-09-23T14:08:00Z">
              <w:r>
                <w:rPr>
                  <w:sz w:val="16"/>
                </w:rPr>
                <w:delText>0.530****</w:delText>
              </w:r>
            </w:del>
          </w:p>
        </w:tc>
        <w:tc>
          <w:tcPr>
            <w:tcW w:w="0" w:type="auto"/>
          </w:tcPr>
          <w:p w14:paraId="77AD37BD" w14:textId="77777777" w:rsidR="00360D12" w:rsidRDefault="00360D12" w:rsidP="008D2271">
            <w:pPr>
              <w:pStyle w:val="Compact"/>
              <w:rPr>
                <w:del w:id="1373" w:author="Seamus Murphy" w:date="2026-09-23T07:08:00Z" w16du:dateUtc="2026-09-23T14:08:00Z"/>
                <w:sz w:val="16"/>
              </w:rPr>
            </w:pPr>
            <w:del w:id="1374" w:author="Seamus Murphy" w:date="2026-09-23T07:08:00Z" w16du:dateUtc="2026-09-23T14:08:00Z">
              <w:r>
                <w:rPr>
                  <w:sz w:val="16"/>
                </w:rPr>
                <w:delText>retained</w:delText>
              </w:r>
            </w:del>
          </w:p>
        </w:tc>
        <w:tc>
          <w:tcPr>
            <w:tcW w:w="0" w:type="auto"/>
          </w:tcPr>
          <w:p w14:paraId="4B40514F" w14:textId="77777777" w:rsidR="00360D12" w:rsidRDefault="00360D12" w:rsidP="008D2271">
            <w:pPr>
              <w:pStyle w:val="Compact"/>
              <w:rPr>
                <w:del w:id="1375" w:author="Seamus Murphy" w:date="2026-09-23T07:08:00Z" w16du:dateUtc="2026-09-23T14:08:00Z"/>
                <w:sz w:val="16"/>
              </w:rPr>
            </w:pPr>
            <w:del w:id="1376" w:author="Seamus Murphy" w:date="2026-09-23T07:08:00Z" w16du:dateUtc="2026-09-23T14:08:00Z">
              <w:r>
                <w:rPr>
                  <w:sz w:val="16"/>
                </w:rPr>
                <w:delText>-0.016</w:delText>
              </w:r>
            </w:del>
          </w:p>
        </w:tc>
        <w:tc>
          <w:tcPr>
            <w:tcW w:w="0" w:type="auto"/>
          </w:tcPr>
          <w:p w14:paraId="7D7C2314" w14:textId="77777777" w:rsidR="00360D12" w:rsidRDefault="00360D12" w:rsidP="008D2271">
            <w:pPr>
              <w:pStyle w:val="Compact"/>
              <w:rPr>
                <w:del w:id="1377" w:author="Seamus Murphy" w:date="2026-09-23T07:08:00Z" w16du:dateUtc="2026-09-23T14:08:00Z"/>
                <w:sz w:val="16"/>
              </w:rPr>
            </w:pPr>
          </w:p>
        </w:tc>
      </w:tr>
      <w:tr w:rsidR="00360D12" w14:paraId="17DA3541" w14:textId="77777777" w:rsidTr="0005315E">
        <w:trPr>
          <w:trHeight w:val="397"/>
          <w:del w:id="1378" w:author="Seamus Murphy" w:date="2026-09-23T07:08:00Z" w16du:dateUtc="2026-09-23T14:08:00Z"/>
        </w:trPr>
        <w:tc>
          <w:tcPr>
            <w:tcW w:w="0" w:type="auto"/>
          </w:tcPr>
          <w:p w14:paraId="1A673C23" w14:textId="77777777" w:rsidR="00360D12" w:rsidRDefault="00360D12" w:rsidP="008D2271">
            <w:pPr>
              <w:pStyle w:val="Compact"/>
              <w:rPr>
                <w:del w:id="1379" w:author="Seamus Murphy" w:date="2026-09-23T07:08:00Z" w16du:dateUtc="2026-09-23T14:08:00Z"/>
                <w:sz w:val="16"/>
              </w:rPr>
            </w:pPr>
            <w:del w:id="1380" w:author="Seamus Murphy" w:date="2026-09-23T07:08:00Z" w16du:dateUtc="2026-09-23T14:08:00Z">
              <w:r>
                <w:rPr>
                  <w:sz w:val="16"/>
                </w:rPr>
                <w:delText>Profile curvature</w:delText>
              </w:r>
            </w:del>
          </w:p>
        </w:tc>
        <w:tc>
          <w:tcPr>
            <w:tcW w:w="0" w:type="auto"/>
          </w:tcPr>
          <w:p w14:paraId="057ACE4E" w14:textId="77777777" w:rsidR="00360D12" w:rsidRDefault="00360D12" w:rsidP="008D2271">
            <w:pPr>
              <w:pStyle w:val="Compact"/>
              <w:rPr>
                <w:del w:id="1381" w:author="Seamus Murphy" w:date="2026-09-23T07:08:00Z" w16du:dateUtc="2026-09-23T14:08:00Z"/>
                <w:sz w:val="16"/>
              </w:rPr>
            </w:pPr>
            <w:del w:id="1382" w:author="Seamus Murphy" w:date="2026-09-23T07:08:00Z" w16du:dateUtc="2026-09-23T14:08:00Z">
              <w:r>
                <w:rPr>
                  <w:sz w:val="16"/>
                </w:rPr>
                <w:delText>Terrain shape</w:delText>
              </w:r>
            </w:del>
          </w:p>
        </w:tc>
        <w:tc>
          <w:tcPr>
            <w:tcW w:w="0" w:type="auto"/>
          </w:tcPr>
          <w:p w14:paraId="534933AB" w14:textId="77777777" w:rsidR="00360D12" w:rsidRDefault="00360D12" w:rsidP="008D2271">
            <w:pPr>
              <w:pStyle w:val="Compact"/>
              <w:rPr>
                <w:del w:id="1383" w:author="Seamus Murphy" w:date="2026-09-23T07:08:00Z" w16du:dateUtc="2026-09-23T14:08:00Z"/>
                <w:sz w:val="16"/>
              </w:rPr>
            </w:pPr>
            <w:del w:id="1384" w:author="Seamus Murphy" w:date="2026-09-23T07:08:00Z" w16du:dateUtc="2026-09-23T14:08:00Z">
              <w:r>
                <w:rPr>
                  <w:sz w:val="16"/>
                </w:rPr>
                <w:delText>0.514****</w:delText>
              </w:r>
            </w:del>
          </w:p>
        </w:tc>
        <w:tc>
          <w:tcPr>
            <w:tcW w:w="0" w:type="auto"/>
          </w:tcPr>
          <w:p w14:paraId="3A4FFCD7" w14:textId="77777777" w:rsidR="00360D12" w:rsidRDefault="00360D12" w:rsidP="008D2271">
            <w:pPr>
              <w:pStyle w:val="Compact"/>
              <w:rPr>
                <w:del w:id="1385" w:author="Seamus Murphy" w:date="2026-09-23T07:08:00Z" w16du:dateUtc="2026-09-23T14:08:00Z"/>
                <w:sz w:val="16"/>
              </w:rPr>
            </w:pPr>
            <w:del w:id="1386" w:author="Seamus Murphy" w:date="2026-09-23T07:08:00Z" w16du:dateUtc="2026-09-23T14:08:00Z">
              <w:r>
                <w:rPr>
                  <w:sz w:val="16"/>
                </w:rPr>
                <w:delText>retained</w:delText>
              </w:r>
            </w:del>
          </w:p>
        </w:tc>
        <w:tc>
          <w:tcPr>
            <w:tcW w:w="0" w:type="auto"/>
          </w:tcPr>
          <w:p w14:paraId="29A39627" w14:textId="77777777" w:rsidR="00360D12" w:rsidRDefault="00360D12" w:rsidP="008D2271">
            <w:pPr>
              <w:pStyle w:val="Compact"/>
              <w:rPr>
                <w:del w:id="1387" w:author="Seamus Murphy" w:date="2026-09-23T07:08:00Z" w16du:dateUtc="2026-09-23T14:08:00Z"/>
                <w:sz w:val="16"/>
              </w:rPr>
            </w:pPr>
            <w:del w:id="1388" w:author="Seamus Murphy" w:date="2026-09-23T07:08:00Z" w16du:dateUtc="2026-09-23T14:08:00Z">
              <w:r>
                <w:rPr>
                  <w:sz w:val="16"/>
                </w:rPr>
                <w:delText>-0.010</w:delText>
              </w:r>
            </w:del>
          </w:p>
        </w:tc>
        <w:tc>
          <w:tcPr>
            <w:tcW w:w="0" w:type="auto"/>
          </w:tcPr>
          <w:p w14:paraId="03C42C0A" w14:textId="77777777" w:rsidR="00360D12" w:rsidRDefault="00360D12" w:rsidP="008D2271">
            <w:pPr>
              <w:pStyle w:val="Compact"/>
              <w:rPr>
                <w:del w:id="1389" w:author="Seamus Murphy" w:date="2026-09-23T07:08:00Z" w16du:dateUtc="2026-09-23T14:08:00Z"/>
                <w:sz w:val="16"/>
              </w:rPr>
            </w:pPr>
          </w:p>
        </w:tc>
      </w:tr>
      <w:tr w:rsidR="00360D12" w14:paraId="26AB7C4A" w14:textId="77777777" w:rsidTr="0005315E">
        <w:trPr>
          <w:trHeight w:val="397"/>
          <w:del w:id="1390" w:author="Seamus Murphy" w:date="2026-09-23T07:08:00Z" w16du:dateUtc="2026-09-23T14:08:00Z"/>
        </w:trPr>
        <w:tc>
          <w:tcPr>
            <w:tcW w:w="0" w:type="auto"/>
          </w:tcPr>
          <w:p w14:paraId="2939CC3E" w14:textId="77777777" w:rsidR="00360D12" w:rsidRDefault="00360D12" w:rsidP="008D2271">
            <w:pPr>
              <w:pStyle w:val="Compact"/>
              <w:rPr>
                <w:del w:id="1391" w:author="Seamus Murphy" w:date="2026-09-23T07:08:00Z" w16du:dateUtc="2026-09-23T14:08:00Z"/>
                <w:sz w:val="16"/>
              </w:rPr>
            </w:pPr>
            <w:del w:id="1392" w:author="Seamus Murphy" w:date="2026-09-23T07:08:00Z" w16du:dateUtc="2026-09-23T14:08:00Z">
              <w:r>
                <w:rPr>
                  <w:sz w:val="16"/>
                </w:rPr>
                <w:delText>Height above valley floor (m)</w:delText>
              </w:r>
            </w:del>
          </w:p>
        </w:tc>
        <w:tc>
          <w:tcPr>
            <w:tcW w:w="0" w:type="auto"/>
          </w:tcPr>
          <w:p w14:paraId="295D20E5" w14:textId="77777777" w:rsidR="00360D12" w:rsidRDefault="00360D12" w:rsidP="008D2271">
            <w:pPr>
              <w:pStyle w:val="Compact"/>
              <w:rPr>
                <w:del w:id="1393" w:author="Seamus Murphy" w:date="2026-09-23T07:08:00Z" w16du:dateUtc="2026-09-23T14:08:00Z"/>
                <w:sz w:val="16"/>
              </w:rPr>
            </w:pPr>
            <w:del w:id="1394" w:author="Seamus Murphy" w:date="2026-09-23T07:08:00Z" w16du:dateUtc="2026-09-23T14:08:00Z">
              <w:r>
                <w:rPr>
                  <w:sz w:val="16"/>
                </w:rPr>
                <w:delText>Landform</w:delText>
              </w:r>
            </w:del>
          </w:p>
        </w:tc>
        <w:tc>
          <w:tcPr>
            <w:tcW w:w="0" w:type="auto"/>
          </w:tcPr>
          <w:p w14:paraId="74C3B7C5" w14:textId="77777777" w:rsidR="00360D12" w:rsidRDefault="00360D12" w:rsidP="008D2271">
            <w:pPr>
              <w:pStyle w:val="Compact"/>
              <w:rPr>
                <w:del w:id="1395" w:author="Seamus Murphy" w:date="2026-09-23T07:08:00Z" w16du:dateUtc="2026-09-23T14:08:00Z"/>
                <w:sz w:val="16"/>
              </w:rPr>
            </w:pPr>
            <w:del w:id="1396" w:author="Seamus Murphy" w:date="2026-09-23T07:08:00Z" w16du:dateUtc="2026-09-23T14:08:00Z">
              <w:r>
                <w:rPr>
                  <w:sz w:val="16"/>
                </w:rPr>
                <w:delText>0.646****</w:delText>
              </w:r>
            </w:del>
          </w:p>
        </w:tc>
        <w:tc>
          <w:tcPr>
            <w:tcW w:w="0" w:type="auto"/>
          </w:tcPr>
          <w:p w14:paraId="136E04D1" w14:textId="77777777" w:rsidR="00360D12" w:rsidRDefault="00360D12" w:rsidP="008D2271">
            <w:pPr>
              <w:pStyle w:val="Compact"/>
              <w:rPr>
                <w:del w:id="1397" w:author="Seamus Murphy" w:date="2026-09-23T07:08:00Z" w16du:dateUtc="2026-09-23T14:08:00Z"/>
                <w:sz w:val="16"/>
              </w:rPr>
            </w:pPr>
            <w:del w:id="1398" w:author="Seamus Murphy" w:date="2026-09-23T07:08:00Z" w16du:dateUtc="2026-09-23T14:08:00Z">
              <w:r>
                <w:rPr>
                  <w:sz w:val="16"/>
                </w:rPr>
                <w:delText>penalty</w:delText>
              </w:r>
            </w:del>
          </w:p>
        </w:tc>
        <w:tc>
          <w:tcPr>
            <w:tcW w:w="0" w:type="auto"/>
          </w:tcPr>
          <w:p w14:paraId="7EBB9053" w14:textId="77777777" w:rsidR="00360D12" w:rsidRDefault="00360D12" w:rsidP="008D2271">
            <w:pPr>
              <w:pStyle w:val="Compact"/>
              <w:rPr>
                <w:del w:id="1399" w:author="Seamus Murphy" w:date="2026-09-23T07:08:00Z" w16du:dateUtc="2026-09-23T14:08:00Z"/>
                <w:sz w:val="16"/>
              </w:rPr>
            </w:pPr>
            <w:del w:id="1400" w:author="Seamus Murphy" w:date="2026-09-23T07:08:00Z" w16du:dateUtc="2026-09-23T14:08:00Z">
              <w:r>
                <w:rPr>
                  <w:sz w:val="16"/>
                </w:rPr>
                <w:delText>0.000</w:delText>
              </w:r>
            </w:del>
          </w:p>
        </w:tc>
        <w:tc>
          <w:tcPr>
            <w:tcW w:w="0" w:type="auto"/>
          </w:tcPr>
          <w:p w14:paraId="7C9CCE83" w14:textId="77777777" w:rsidR="00360D12" w:rsidRDefault="00360D12" w:rsidP="008D2271">
            <w:pPr>
              <w:pStyle w:val="Compact"/>
              <w:rPr>
                <w:del w:id="1401" w:author="Seamus Murphy" w:date="2026-09-23T07:08:00Z" w16du:dateUtc="2026-09-23T14:08:00Z"/>
                <w:sz w:val="16"/>
              </w:rPr>
            </w:pPr>
          </w:p>
        </w:tc>
      </w:tr>
      <w:tr w:rsidR="00360D12" w14:paraId="703F79F3" w14:textId="77777777" w:rsidTr="0005315E">
        <w:trPr>
          <w:trHeight w:val="397"/>
          <w:del w:id="1402" w:author="Seamus Murphy" w:date="2026-09-23T07:08:00Z" w16du:dateUtc="2026-09-23T14:08:00Z"/>
        </w:trPr>
        <w:tc>
          <w:tcPr>
            <w:tcW w:w="0" w:type="auto"/>
          </w:tcPr>
          <w:p w14:paraId="1BCBF0BC" w14:textId="77777777" w:rsidR="00360D12" w:rsidRDefault="00360D12" w:rsidP="008D2271">
            <w:pPr>
              <w:pStyle w:val="Compact"/>
              <w:rPr>
                <w:del w:id="1403" w:author="Seamus Murphy" w:date="2026-09-23T07:08:00Z" w16du:dateUtc="2026-09-23T14:08:00Z"/>
                <w:sz w:val="16"/>
              </w:rPr>
            </w:pPr>
            <w:del w:id="1404" w:author="Seamus Murphy" w:date="2026-09-23T07:08:00Z" w16du:dateUtc="2026-09-23T14:08:00Z">
              <w:r>
                <w:rPr>
                  <w:sz w:val="16"/>
                </w:rPr>
                <w:delText>Live stems (n/ha)</w:delText>
              </w:r>
            </w:del>
          </w:p>
        </w:tc>
        <w:tc>
          <w:tcPr>
            <w:tcW w:w="0" w:type="auto"/>
          </w:tcPr>
          <w:p w14:paraId="79DF2B91" w14:textId="77777777" w:rsidR="00360D12" w:rsidRDefault="00360D12" w:rsidP="008D2271">
            <w:pPr>
              <w:pStyle w:val="Compact"/>
              <w:rPr>
                <w:del w:id="1405" w:author="Seamus Murphy" w:date="2026-09-23T07:08:00Z" w16du:dateUtc="2026-09-23T14:08:00Z"/>
                <w:sz w:val="16"/>
              </w:rPr>
            </w:pPr>
            <w:del w:id="1406" w:author="Seamus Murphy" w:date="2026-09-23T07:08:00Z" w16du:dateUtc="2026-09-23T14:08:00Z">
              <w:r>
                <w:rPr>
                  <w:sz w:val="16"/>
                </w:rPr>
                <w:delText>Stand density</w:delText>
              </w:r>
            </w:del>
          </w:p>
        </w:tc>
        <w:tc>
          <w:tcPr>
            <w:tcW w:w="0" w:type="auto"/>
          </w:tcPr>
          <w:p w14:paraId="019760A0" w14:textId="77777777" w:rsidR="00360D12" w:rsidRDefault="00360D12" w:rsidP="008D2271">
            <w:pPr>
              <w:pStyle w:val="Compact"/>
              <w:rPr>
                <w:del w:id="1407" w:author="Seamus Murphy" w:date="2026-09-23T07:08:00Z" w16du:dateUtc="2026-09-23T14:08:00Z"/>
                <w:sz w:val="16"/>
              </w:rPr>
            </w:pPr>
            <w:del w:id="1408" w:author="Seamus Murphy" w:date="2026-09-23T07:08:00Z" w16du:dateUtc="2026-09-23T14:08:00Z">
              <w:r>
                <w:rPr>
                  <w:sz w:val="16"/>
                </w:rPr>
                <w:delText>0.602****</w:delText>
              </w:r>
            </w:del>
          </w:p>
        </w:tc>
        <w:tc>
          <w:tcPr>
            <w:tcW w:w="0" w:type="auto"/>
          </w:tcPr>
          <w:p w14:paraId="276292D9" w14:textId="77777777" w:rsidR="00360D12" w:rsidRDefault="00360D12" w:rsidP="008D2271">
            <w:pPr>
              <w:pStyle w:val="Compact"/>
              <w:rPr>
                <w:del w:id="1409" w:author="Seamus Murphy" w:date="2026-09-23T07:08:00Z" w16du:dateUtc="2026-09-23T14:08:00Z"/>
                <w:sz w:val="16"/>
              </w:rPr>
            </w:pPr>
            <w:del w:id="1410" w:author="Seamus Murphy" w:date="2026-09-23T07:08:00Z" w16du:dateUtc="2026-09-23T14:08:00Z">
              <w:r>
                <w:rPr>
                  <w:sz w:val="16"/>
                </w:rPr>
                <w:delText>penalty</w:delText>
              </w:r>
            </w:del>
          </w:p>
        </w:tc>
        <w:tc>
          <w:tcPr>
            <w:tcW w:w="0" w:type="auto"/>
          </w:tcPr>
          <w:p w14:paraId="0BA85592" w14:textId="77777777" w:rsidR="00360D12" w:rsidRDefault="00360D12" w:rsidP="008D2271">
            <w:pPr>
              <w:pStyle w:val="Compact"/>
              <w:rPr>
                <w:del w:id="1411" w:author="Seamus Murphy" w:date="2026-09-23T07:08:00Z" w16du:dateUtc="2026-09-23T14:08:00Z"/>
                <w:sz w:val="16"/>
              </w:rPr>
            </w:pPr>
            <w:del w:id="1412" w:author="Seamus Murphy" w:date="2026-09-23T07:08:00Z" w16du:dateUtc="2026-09-23T14:08:00Z">
              <w:r>
                <w:rPr>
                  <w:sz w:val="16"/>
                </w:rPr>
                <w:delText>0.000</w:delText>
              </w:r>
            </w:del>
          </w:p>
        </w:tc>
        <w:tc>
          <w:tcPr>
            <w:tcW w:w="0" w:type="auto"/>
          </w:tcPr>
          <w:p w14:paraId="53E76CA3" w14:textId="77777777" w:rsidR="00360D12" w:rsidRDefault="00360D12" w:rsidP="008D2271">
            <w:pPr>
              <w:pStyle w:val="Compact"/>
              <w:rPr>
                <w:del w:id="1413" w:author="Seamus Murphy" w:date="2026-09-23T07:08:00Z" w16du:dateUtc="2026-09-23T14:08:00Z"/>
                <w:sz w:val="16"/>
              </w:rPr>
            </w:pPr>
          </w:p>
        </w:tc>
      </w:tr>
      <w:tr w:rsidR="00360D12" w14:paraId="13975062" w14:textId="77777777" w:rsidTr="0005315E">
        <w:trPr>
          <w:trHeight w:val="397"/>
          <w:del w:id="1414" w:author="Seamus Murphy" w:date="2026-09-23T07:08:00Z" w16du:dateUtc="2026-09-23T14:08:00Z"/>
        </w:trPr>
        <w:tc>
          <w:tcPr>
            <w:tcW w:w="0" w:type="auto"/>
          </w:tcPr>
          <w:p w14:paraId="4E364182" w14:textId="77777777" w:rsidR="00360D12" w:rsidRDefault="00360D12" w:rsidP="008D2271">
            <w:pPr>
              <w:pStyle w:val="Compact"/>
              <w:rPr>
                <w:del w:id="1415" w:author="Seamus Murphy" w:date="2026-09-23T07:08:00Z" w16du:dateUtc="2026-09-23T14:08:00Z"/>
                <w:sz w:val="16"/>
              </w:rPr>
            </w:pPr>
            <w:del w:id="1416" w:author="Seamus Murphy" w:date="2026-09-23T07:08:00Z" w16du:dateUtc="2026-09-23T14:08:00Z">
              <w:r>
                <w:rPr>
                  <w:sz w:val="16"/>
                </w:rPr>
                <w:delText>Valley depth (m)</w:delText>
              </w:r>
            </w:del>
          </w:p>
        </w:tc>
        <w:tc>
          <w:tcPr>
            <w:tcW w:w="0" w:type="auto"/>
          </w:tcPr>
          <w:p w14:paraId="127BF72A" w14:textId="77777777" w:rsidR="00360D12" w:rsidRDefault="00360D12" w:rsidP="008D2271">
            <w:pPr>
              <w:pStyle w:val="Compact"/>
              <w:rPr>
                <w:del w:id="1417" w:author="Seamus Murphy" w:date="2026-09-23T07:08:00Z" w16du:dateUtc="2026-09-23T14:08:00Z"/>
                <w:sz w:val="16"/>
              </w:rPr>
            </w:pPr>
            <w:del w:id="1418" w:author="Seamus Murphy" w:date="2026-09-23T07:08:00Z" w16du:dateUtc="2026-09-23T14:08:00Z">
              <w:r>
                <w:rPr>
                  <w:sz w:val="16"/>
                </w:rPr>
                <w:delText>Landform</w:delText>
              </w:r>
            </w:del>
          </w:p>
        </w:tc>
        <w:tc>
          <w:tcPr>
            <w:tcW w:w="0" w:type="auto"/>
          </w:tcPr>
          <w:p w14:paraId="38C5BF0E" w14:textId="77777777" w:rsidR="00360D12" w:rsidRDefault="00360D12" w:rsidP="008D2271">
            <w:pPr>
              <w:pStyle w:val="Compact"/>
              <w:rPr>
                <w:del w:id="1419" w:author="Seamus Murphy" w:date="2026-09-23T07:08:00Z" w16du:dateUtc="2026-09-23T14:08:00Z"/>
                <w:sz w:val="16"/>
              </w:rPr>
            </w:pPr>
            <w:del w:id="1420" w:author="Seamus Murphy" w:date="2026-09-23T07:08:00Z" w16du:dateUtc="2026-09-23T14:08:00Z">
              <w:r>
                <w:rPr>
                  <w:sz w:val="16"/>
                </w:rPr>
                <w:delText>0.617****</w:delText>
              </w:r>
            </w:del>
          </w:p>
        </w:tc>
        <w:tc>
          <w:tcPr>
            <w:tcW w:w="0" w:type="auto"/>
          </w:tcPr>
          <w:p w14:paraId="153F49CA" w14:textId="77777777" w:rsidR="00360D12" w:rsidRDefault="00360D12" w:rsidP="008D2271">
            <w:pPr>
              <w:pStyle w:val="Compact"/>
              <w:rPr>
                <w:del w:id="1421" w:author="Seamus Murphy" w:date="2026-09-23T07:08:00Z" w16du:dateUtc="2026-09-23T14:08:00Z"/>
                <w:sz w:val="16"/>
              </w:rPr>
            </w:pPr>
            <w:del w:id="1422" w:author="Seamus Murphy" w:date="2026-09-23T07:08:00Z" w16du:dateUtc="2026-09-23T14:08:00Z">
              <w:r>
                <w:rPr>
                  <w:sz w:val="16"/>
                </w:rPr>
                <w:delText>penalty</w:delText>
              </w:r>
            </w:del>
          </w:p>
        </w:tc>
        <w:tc>
          <w:tcPr>
            <w:tcW w:w="0" w:type="auto"/>
          </w:tcPr>
          <w:p w14:paraId="37FE8BB9" w14:textId="77777777" w:rsidR="00360D12" w:rsidRDefault="00360D12" w:rsidP="008D2271">
            <w:pPr>
              <w:pStyle w:val="Compact"/>
              <w:rPr>
                <w:del w:id="1423" w:author="Seamus Murphy" w:date="2026-09-23T07:08:00Z" w16du:dateUtc="2026-09-23T14:08:00Z"/>
                <w:sz w:val="16"/>
              </w:rPr>
            </w:pPr>
            <w:del w:id="1424" w:author="Seamus Murphy" w:date="2026-09-23T07:08:00Z" w16du:dateUtc="2026-09-23T14:08:00Z">
              <w:r>
                <w:rPr>
                  <w:sz w:val="16"/>
                </w:rPr>
                <w:delText>0.000</w:delText>
              </w:r>
            </w:del>
          </w:p>
        </w:tc>
        <w:tc>
          <w:tcPr>
            <w:tcW w:w="0" w:type="auto"/>
          </w:tcPr>
          <w:p w14:paraId="3B42FAAB" w14:textId="77777777" w:rsidR="00360D12" w:rsidRDefault="00360D12" w:rsidP="008D2271">
            <w:pPr>
              <w:pStyle w:val="Compact"/>
              <w:rPr>
                <w:del w:id="1425" w:author="Seamus Murphy" w:date="2026-09-23T07:08:00Z" w16du:dateUtc="2026-09-23T14:08:00Z"/>
                <w:sz w:val="16"/>
              </w:rPr>
            </w:pPr>
          </w:p>
        </w:tc>
      </w:tr>
      <w:tr w:rsidR="00360D12" w14:paraId="53672D0C" w14:textId="77777777" w:rsidTr="0005315E">
        <w:trPr>
          <w:trHeight w:val="397"/>
          <w:del w:id="1426" w:author="Seamus Murphy" w:date="2026-09-23T07:08:00Z" w16du:dateUtc="2026-09-23T14:08:00Z"/>
        </w:trPr>
        <w:tc>
          <w:tcPr>
            <w:tcW w:w="0" w:type="auto"/>
          </w:tcPr>
          <w:p w14:paraId="2EF38669" w14:textId="77777777" w:rsidR="00360D12" w:rsidRDefault="00360D12" w:rsidP="008D2271">
            <w:pPr>
              <w:pStyle w:val="Compact"/>
              <w:rPr>
                <w:del w:id="1427" w:author="Seamus Murphy" w:date="2026-09-23T07:08:00Z" w16du:dateUtc="2026-09-23T14:08:00Z"/>
                <w:sz w:val="16"/>
              </w:rPr>
            </w:pPr>
            <w:del w:id="1428" w:author="Seamus Murphy" w:date="2026-09-23T07:08:00Z" w16du:dateUtc="2026-09-23T14:08:00Z">
              <w:r>
                <w:rPr>
                  <w:sz w:val="16"/>
                </w:rPr>
                <w:delText>Mid-slope position</w:delText>
              </w:r>
            </w:del>
          </w:p>
        </w:tc>
        <w:tc>
          <w:tcPr>
            <w:tcW w:w="0" w:type="auto"/>
          </w:tcPr>
          <w:p w14:paraId="4F783692" w14:textId="77777777" w:rsidR="00360D12" w:rsidRDefault="00360D12" w:rsidP="008D2271">
            <w:pPr>
              <w:pStyle w:val="Compact"/>
              <w:rPr>
                <w:del w:id="1429" w:author="Seamus Murphy" w:date="2026-09-23T07:08:00Z" w16du:dateUtc="2026-09-23T14:08:00Z"/>
                <w:sz w:val="16"/>
              </w:rPr>
            </w:pPr>
            <w:del w:id="1430" w:author="Seamus Murphy" w:date="2026-09-23T07:08:00Z" w16du:dateUtc="2026-09-23T14:08:00Z">
              <w:r>
                <w:rPr>
                  <w:sz w:val="16"/>
                </w:rPr>
                <w:delText>Landform</w:delText>
              </w:r>
            </w:del>
          </w:p>
        </w:tc>
        <w:tc>
          <w:tcPr>
            <w:tcW w:w="0" w:type="auto"/>
          </w:tcPr>
          <w:p w14:paraId="51D2635E" w14:textId="77777777" w:rsidR="00360D12" w:rsidRDefault="00360D12" w:rsidP="008D2271">
            <w:pPr>
              <w:pStyle w:val="Compact"/>
              <w:rPr>
                <w:del w:id="1431" w:author="Seamus Murphy" w:date="2026-09-23T07:08:00Z" w16du:dateUtc="2026-09-23T14:08:00Z"/>
                <w:sz w:val="16"/>
              </w:rPr>
            </w:pPr>
            <w:del w:id="1432" w:author="Seamus Murphy" w:date="2026-09-23T07:08:00Z" w16du:dateUtc="2026-09-23T14:08:00Z">
              <w:r>
                <w:rPr>
                  <w:sz w:val="16"/>
                </w:rPr>
                <w:delText>0.517****</w:delText>
              </w:r>
            </w:del>
          </w:p>
        </w:tc>
        <w:tc>
          <w:tcPr>
            <w:tcW w:w="0" w:type="auto"/>
          </w:tcPr>
          <w:p w14:paraId="0F3AEF4F" w14:textId="77777777" w:rsidR="00360D12" w:rsidRDefault="00360D12" w:rsidP="008D2271">
            <w:pPr>
              <w:pStyle w:val="Compact"/>
              <w:rPr>
                <w:del w:id="1433" w:author="Seamus Murphy" w:date="2026-09-23T07:08:00Z" w16du:dateUtc="2026-09-23T14:08:00Z"/>
                <w:sz w:val="16"/>
              </w:rPr>
            </w:pPr>
            <w:del w:id="1434" w:author="Seamus Murphy" w:date="2026-09-23T07:08:00Z" w16du:dateUtc="2026-09-23T14:08:00Z">
              <w:r>
                <w:rPr>
                  <w:sz w:val="16"/>
                </w:rPr>
                <w:delText>penalty</w:delText>
              </w:r>
            </w:del>
          </w:p>
        </w:tc>
        <w:tc>
          <w:tcPr>
            <w:tcW w:w="0" w:type="auto"/>
          </w:tcPr>
          <w:p w14:paraId="62FB5B3A" w14:textId="77777777" w:rsidR="00360D12" w:rsidRDefault="00360D12" w:rsidP="008D2271">
            <w:pPr>
              <w:pStyle w:val="Compact"/>
              <w:rPr>
                <w:del w:id="1435" w:author="Seamus Murphy" w:date="2026-09-23T07:08:00Z" w16du:dateUtc="2026-09-23T14:08:00Z"/>
                <w:sz w:val="16"/>
              </w:rPr>
            </w:pPr>
            <w:del w:id="1436" w:author="Seamus Murphy" w:date="2026-09-23T07:08:00Z" w16du:dateUtc="2026-09-23T14:08:00Z">
              <w:r>
                <w:rPr>
                  <w:sz w:val="16"/>
                </w:rPr>
                <w:delText>0.000</w:delText>
              </w:r>
            </w:del>
          </w:p>
        </w:tc>
        <w:tc>
          <w:tcPr>
            <w:tcW w:w="0" w:type="auto"/>
          </w:tcPr>
          <w:p w14:paraId="5FE79C61" w14:textId="77777777" w:rsidR="00360D12" w:rsidRDefault="00360D12" w:rsidP="008D2271">
            <w:pPr>
              <w:pStyle w:val="Compact"/>
              <w:rPr>
                <w:del w:id="1437" w:author="Seamus Murphy" w:date="2026-09-23T07:08:00Z" w16du:dateUtc="2026-09-23T14:08:00Z"/>
                <w:sz w:val="16"/>
              </w:rPr>
            </w:pPr>
          </w:p>
        </w:tc>
      </w:tr>
      <w:tr w:rsidR="00360D12" w14:paraId="73D0312D" w14:textId="77777777" w:rsidTr="0005315E">
        <w:trPr>
          <w:trHeight w:val="397"/>
          <w:del w:id="1438" w:author="Seamus Murphy" w:date="2026-09-23T07:08:00Z" w16du:dateUtc="2026-09-23T14:08:00Z"/>
        </w:trPr>
        <w:tc>
          <w:tcPr>
            <w:tcW w:w="0" w:type="auto"/>
          </w:tcPr>
          <w:p w14:paraId="38381035" w14:textId="77777777" w:rsidR="00360D12" w:rsidRDefault="00360D12" w:rsidP="008D2271">
            <w:pPr>
              <w:pStyle w:val="Compact"/>
              <w:rPr>
                <w:del w:id="1439" w:author="Seamus Murphy" w:date="2026-09-23T07:08:00Z" w16du:dateUtc="2026-09-23T14:08:00Z"/>
                <w:sz w:val="16"/>
              </w:rPr>
            </w:pPr>
            <w:del w:id="1440" w:author="Seamus Murphy" w:date="2026-09-23T07:08:00Z" w16du:dateUtc="2026-09-23T14:08:00Z">
              <w:r>
                <w:rPr>
                  <w:sz w:val="16"/>
                </w:rPr>
                <w:delText>Crown closure (%)</w:delText>
              </w:r>
            </w:del>
          </w:p>
        </w:tc>
        <w:tc>
          <w:tcPr>
            <w:tcW w:w="0" w:type="auto"/>
          </w:tcPr>
          <w:p w14:paraId="59D29BD7" w14:textId="77777777" w:rsidR="00360D12" w:rsidRDefault="00360D12" w:rsidP="008D2271">
            <w:pPr>
              <w:pStyle w:val="Compact"/>
              <w:rPr>
                <w:del w:id="1441" w:author="Seamus Murphy" w:date="2026-09-23T07:08:00Z" w16du:dateUtc="2026-09-23T14:08:00Z"/>
                <w:sz w:val="16"/>
              </w:rPr>
            </w:pPr>
            <w:del w:id="1442" w:author="Seamus Murphy" w:date="2026-09-23T07:08:00Z" w16du:dateUtc="2026-09-23T14:08:00Z">
              <w:r>
                <w:rPr>
                  <w:sz w:val="16"/>
                </w:rPr>
                <w:delText>Stand density</w:delText>
              </w:r>
            </w:del>
          </w:p>
        </w:tc>
        <w:tc>
          <w:tcPr>
            <w:tcW w:w="0" w:type="auto"/>
          </w:tcPr>
          <w:p w14:paraId="7FB17818" w14:textId="77777777" w:rsidR="00360D12" w:rsidRDefault="00360D12" w:rsidP="008D2271">
            <w:pPr>
              <w:pStyle w:val="Compact"/>
              <w:rPr>
                <w:del w:id="1443" w:author="Seamus Murphy" w:date="2026-09-23T07:08:00Z" w16du:dateUtc="2026-09-23T14:08:00Z"/>
                <w:sz w:val="16"/>
              </w:rPr>
            </w:pPr>
            <w:del w:id="1444" w:author="Seamus Murphy" w:date="2026-09-23T07:08:00Z" w16du:dateUtc="2026-09-23T14:08:00Z">
              <w:r>
                <w:rPr>
                  <w:sz w:val="16"/>
                </w:rPr>
                <w:delText>0.524****</w:delText>
              </w:r>
            </w:del>
          </w:p>
        </w:tc>
        <w:tc>
          <w:tcPr>
            <w:tcW w:w="0" w:type="auto"/>
          </w:tcPr>
          <w:p w14:paraId="56592DA0" w14:textId="77777777" w:rsidR="00360D12" w:rsidRDefault="00360D12" w:rsidP="008D2271">
            <w:pPr>
              <w:pStyle w:val="Compact"/>
              <w:rPr>
                <w:del w:id="1445" w:author="Seamus Murphy" w:date="2026-09-23T07:08:00Z" w16du:dateUtc="2026-09-23T14:08:00Z"/>
                <w:sz w:val="16"/>
              </w:rPr>
            </w:pPr>
            <w:del w:id="1446" w:author="Seamus Murphy" w:date="2026-09-23T07:08:00Z" w16du:dateUtc="2026-09-23T14:08:00Z">
              <w:r>
                <w:rPr>
                  <w:sz w:val="16"/>
                </w:rPr>
                <w:delText>penalty</w:delText>
              </w:r>
            </w:del>
          </w:p>
        </w:tc>
        <w:tc>
          <w:tcPr>
            <w:tcW w:w="0" w:type="auto"/>
          </w:tcPr>
          <w:p w14:paraId="3638252C" w14:textId="77777777" w:rsidR="00360D12" w:rsidRDefault="00360D12" w:rsidP="008D2271">
            <w:pPr>
              <w:pStyle w:val="Compact"/>
              <w:rPr>
                <w:del w:id="1447" w:author="Seamus Murphy" w:date="2026-09-23T07:08:00Z" w16du:dateUtc="2026-09-23T14:08:00Z"/>
                <w:sz w:val="16"/>
              </w:rPr>
            </w:pPr>
            <w:del w:id="1448" w:author="Seamus Murphy" w:date="2026-09-23T07:08:00Z" w16du:dateUtc="2026-09-23T14:08:00Z">
              <w:r>
                <w:rPr>
                  <w:sz w:val="16"/>
                </w:rPr>
                <w:delText>0.000</w:delText>
              </w:r>
            </w:del>
          </w:p>
        </w:tc>
        <w:tc>
          <w:tcPr>
            <w:tcW w:w="0" w:type="auto"/>
          </w:tcPr>
          <w:p w14:paraId="22F6DEDB" w14:textId="77777777" w:rsidR="00360D12" w:rsidRDefault="00360D12" w:rsidP="008D2271">
            <w:pPr>
              <w:pStyle w:val="Compact"/>
              <w:rPr>
                <w:del w:id="1449" w:author="Seamus Murphy" w:date="2026-09-23T07:08:00Z" w16du:dateUtc="2026-09-23T14:08:00Z"/>
                <w:sz w:val="16"/>
              </w:rPr>
            </w:pPr>
          </w:p>
        </w:tc>
      </w:tr>
      <w:tr w:rsidR="00360D12" w14:paraId="17D0DFD7" w14:textId="77777777" w:rsidTr="0005315E">
        <w:trPr>
          <w:trHeight w:val="397"/>
          <w:del w:id="1450" w:author="Seamus Murphy" w:date="2026-09-23T07:08:00Z" w16du:dateUtc="2026-09-23T14:08:00Z"/>
        </w:trPr>
        <w:tc>
          <w:tcPr>
            <w:tcW w:w="0" w:type="auto"/>
          </w:tcPr>
          <w:p w14:paraId="14FB7F57" w14:textId="77777777" w:rsidR="00360D12" w:rsidRDefault="00360D12" w:rsidP="008D2271">
            <w:pPr>
              <w:pStyle w:val="Compact"/>
              <w:rPr>
                <w:del w:id="1451" w:author="Seamus Murphy" w:date="2026-09-23T07:08:00Z" w16du:dateUtc="2026-09-23T14:08:00Z"/>
                <w:sz w:val="16"/>
              </w:rPr>
            </w:pPr>
            <w:del w:id="1452" w:author="Seamus Murphy" w:date="2026-09-23T07:08:00Z" w16du:dateUtc="2026-09-23T14:08:00Z">
              <w:r>
                <w:rPr>
                  <w:sz w:val="16"/>
                </w:rPr>
                <w:delText>Vector ruggedness measure</w:delText>
              </w:r>
            </w:del>
          </w:p>
        </w:tc>
        <w:tc>
          <w:tcPr>
            <w:tcW w:w="0" w:type="auto"/>
          </w:tcPr>
          <w:p w14:paraId="0F50E6FA" w14:textId="77777777" w:rsidR="00360D12" w:rsidRDefault="00360D12" w:rsidP="008D2271">
            <w:pPr>
              <w:pStyle w:val="Compact"/>
              <w:rPr>
                <w:del w:id="1453" w:author="Seamus Murphy" w:date="2026-09-23T07:08:00Z" w16du:dateUtc="2026-09-23T14:08:00Z"/>
                <w:sz w:val="16"/>
              </w:rPr>
            </w:pPr>
            <w:del w:id="1454" w:author="Seamus Murphy" w:date="2026-09-23T07:08:00Z" w16du:dateUtc="2026-09-23T14:08:00Z">
              <w:r>
                <w:rPr>
                  <w:sz w:val="16"/>
                </w:rPr>
                <w:delText>Terrain shape</w:delText>
              </w:r>
            </w:del>
          </w:p>
        </w:tc>
        <w:tc>
          <w:tcPr>
            <w:tcW w:w="0" w:type="auto"/>
          </w:tcPr>
          <w:p w14:paraId="2DB9CB67" w14:textId="77777777" w:rsidR="00360D12" w:rsidRDefault="00360D12" w:rsidP="008D2271">
            <w:pPr>
              <w:pStyle w:val="Compact"/>
              <w:rPr>
                <w:del w:id="1455" w:author="Seamus Murphy" w:date="2026-09-23T07:08:00Z" w16du:dateUtc="2026-09-23T14:08:00Z"/>
                <w:sz w:val="16"/>
              </w:rPr>
            </w:pPr>
            <w:del w:id="1456" w:author="Seamus Murphy" w:date="2026-09-23T07:08:00Z" w16du:dateUtc="2026-09-23T14:08:00Z">
              <w:r>
                <w:rPr>
                  <w:sz w:val="16"/>
                </w:rPr>
                <w:delText>0.600****</w:delText>
              </w:r>
            </w:del>
          </w:p>
        </w:tc>
        <w:tc>
          <w:tcPr>
            <w:tcW w:w="0" w:type="auto"/>
          </w:tcPr>
          <w:p w14:paraId="4BBD0C4D" w14:textId="77777777" w:rsidR="00360D12" w:rsidRDefault="00360D12" w:rsidP="008D2271">
            <w:pPr>
              <w:pStyle w:val="Compact"/>
              <w:rPr>
                <w:del w:id="1457" w:author="Seamus Murphy" w:date="2026-09-23T07:08:00Z" w16du:dateUtc="2026-09-23T14:08:00Z"/>
                <w:sz w:val="16"/>
              </w:rPr>
            </w:pPr>
            <w:del w:id="1458" w:author="Seamus Murphy" w:date="2026-09-23T07:08:00Z" w16du:dateUtc="2026-09-23T14:08:00Z">
              <w:r>
                <w:rPr>
                  <w:sz w:val="16"/>
                </w:rPr>
                <w:delText>penalty</w:delText>
              </w:r>
            </w:del>
          </w:p>
        </w:tc>
        <w:tc>
          <w:tcPr>
            <w:tcW w:w="0" w:type="auto"/>
          </w:tcPr>
          <w:p w14:paraId="2E8DD6AB" w14:textId="77777777" w:rsidR="00360D12" w:rsidRDefault="00360D12" w:rsidP="008D2271">
            <w:pPr>
              <w:pStyle w:val="Compact"/>
              <w:rPr>
                <w:del w:id="1459" w:author="Seamus Murphy" w:date="2026-09-23T07:08:00Z" w16du:dateUtc="2026-09-23T14:08:00Z"/>
                <w:sz w:val="16"/>
              </w:rPr>
            </w:pPr>
            <w:del w:id="1460" w:author="Seamus Murphy" w:date="2026-09-23T07:08:00Z" w16du:dateUtc="2026-09-23T14:08:00Z">
              <w:r>
                <w:rPr>
                  <w:sz w:val="16"/>
                </w:rPr>
                <w:delText>0.000</w:delText>
              </w:r>
            </w:del>
          </w:p>
        </w:tc>
        <w:tc>
          <w:tcPr>
            <w:tcW w:w="0" w:type="auto"/>
          </w:tcPr>
          <w:p w14:paraId="127118CB" w14:textId="77777777" w:rsidR="00360D12" w:rsidRDefault="00360D12" w:rsidP="008D2271">
            <w:pPr>
              <w:pStyle w:val="Compact"/>
              <w:rPr>
                <w:del w:id="1461" w:author="Seamus Murphy" w:date="2026-09-23T07:08:00Z" w16du:dateUtc="2026-09-23T14:08:00Z"/>
                <w:sz w:val="16"/>
              </w:rPr>
            </w:pPr>
          </w:p>
        </w:tc>
      </w:tr>
      <w:tr w:rsidR="00360D12" w14:paraId="3B0E1687" w14:textId="77777777" w:rsidTr="0005315E">
        <w:trPr>
          <w:trHeight w:val="397"/>
          <w:del w:id="1462" w:author="Seamus Murphy" w:date="2026-09-23T07:08:00Z" w16du:dateUtc="2026-09-23T14:08:00Z"/>
        </w:trPr>
        <w:tc>
          <w:tcPr>
            <w:tcW w:w="0" w:type="auto"/>
          </w:tcPr>
          <w:p w14:paraId="43280882" w14:textId="77777777" w:rsidR="00360D12" w:rsidRDefault="00360D12" w:rsidP="008D2271">
            <w:pPr>
              <w:pStyle w:val="Compact"/>
              <w:rPr>
                <w:del w:id="1463" w:author="Seamus Murphy" w:date="2026-09-23T07:08:00Z" w16du:dateUtc="2026-09-23T14:08:00Z"/>
                <w:sz w:val="16"/>
              </w:rPr>
            </w:pPr>
            <w:del w:id="1464" w:author="Seamus Murphy" w:date="2026-09-23T07:08:00Z" w16du:dateUtc="2026-09-23T14:08:00Z">
              <w:r>
                <w:rPr>
                  <w:sz w:val="16"/>
                </w:rPr>
                <w:delText>Terrain ruggedness index</w:delText>
              </w:r>
            </w:del>
          </w:p>
        </w:tc>
        <w:tc>
          <w:tcPr>
            <w:tcW w:w="0" w:type="auto"/>
          </w:tcPr>
          <w:p w14:paraId="71DB2F0D" w14:textId="77777777" w:rsidR="00360D12" w:rsidRDefault="00360D12" w:rsidP="008D2271">
            <w:pPr>
              <w:pStyle w:val="Compact"/>
              <w:rPr>
                <w:del w:id="1465" w:author="Seamus Murphy" w:date="2026-09-23T07:08:00Z" w16du:dateUtc="2026-09-23T14:08:00Z"/>
                <w:sz w:val="16"/>
              </w:rPr>
            </w:pPr>
            <w:del w:id="1466" w:author="Seamus Murphy" w:date="2026-09-23T07:08:00Z" w16du:dateUtc="2026-09-23T14:08:00Z">
              <w:r>
                <w:rPr>
                  <w:sz w:val="16"/>
                </w:rPr>
                <w:delText>Terrain shape</w:delText>
              </w:r>
            </w:del>
          </w:p>
        </w:tc>
        <w:tc>
          <w:tcPr>
            <w:tcW w:w="0" w:type="auto"/>
          </w:tcPr>
          <w:p w14:paraId="00A8FF09" w14:textId="77777777" w:rsidR="00360D12" w:rsidRDefault="00360D12" w:rsidP="008D2271">
            <w:pPr>
              <w:pStyle w:val="Compact"/>
              <w:rPr>
                <w:del w:id="1467" w:author="Seamus Murphy" w:date="2026-09-23T07:08:00Z" w16du:dateUtc="2026-09-23T14:08:00Z"/>
                <w:sz w:val="16"/>
              </w:rPr>
            </w:pPr>
            <w:del w:id="1468" w:author="Seamus Murphy" w:date="2026-09-23T07:08:00Z" w16du:dateUtc="2026-09-23T14:08:00Z">
              <w:r>
                <w:rPr>
                  <w:sz w:val="16"/>
                </w:rPr>
                <w:delText>0.648****</w:delText>
              </w:r>
            </w:del>
          </w:p>
        </w:tc>
        <w:tc>
          <w:tcPr>
            <w:tcW w:w="0" w:type="auto"/>
          </w:tcPr>
          <w:p w14:paraId="6E4CB2BD" w14:textId="77777777" w:rsidR="00360D12" w:rsidRDefault="00360D12" w:rsidP="008D2271">
            <w:pPr>
              <w:pStyle w:val="Compact"/>
              <w:rPr>
                <w:del w:id="1469" w:author="Seamus Murphy" w:date="2026-09-23T07:08:00Z" w16du:dateUtc="2026-09-23T14:08:00Z"/>
                <w:sz w:val="16"/>
              </w:rPr>
            </w:pPr>
            <w:del w:id="1470" w:author="Seamus Murphy" w:date="2026-09-23T07:08:00Z" w16du:dateUtc="2026-09-23T14:08:00Z">
              <w:r>
                <w:rPr>
                  <w:sz w:val="16"/>
                </w:rPr>
                <w:delText>inflation</w:delText>
              </w:r>
            </w:del>
          </w:p>
        </w:tc>
        <w:tc>
          <w:tcPr>
            <w:tcW w:w="0" w:type="auto"/>
          </w:tcPr>
          <w:p w14:paraId="0F71FEE4" w14:textId="77777777" w:rsidR="00360D12" w:rsidRDefault="00360D12" w:rsidP="008D2271">
            <w:pPr>
              <w:pStyle w:val="Compact"/>
              <w:rPr>
                <w:del w:id="1471" w:author="Seamus Murphy" w:date="2026-09-23T07:08:00Z" w16du:dateUtc="2026-09-23T14:08:00Z"/>
                <w:sz w:val="16"/>
              </w:rPr>
            </w:pPr>
            <w:del w:id="1472" w:author="Seamus Murphy" w:date="2026-09-23T07:08:00Z" w16du:dateUtc="2026-09-23T14:08:00Z">
              <w:r>
                <w:rPr>
                  <w:sz w:val="16"/>
                </w:rPr>
                <w:delText>NA</w:delText>
              </w:r>
            </w:del>
          </w:p>
        </w:tc>
        <w:tc>
          <w:tcPr>
            <w:tcW w:w="0" w:type="auto"/>
          </w:tcPr>
          <w:p w14:paraId="234C2402" w14:textId="77777777" w:rsidR="00360D12" w:rsidRDefault="00360D12" w:rsidP="008D2271">
            <w:pPr>
              <w:pStyle w:val="Compact"/>
              <w:rPr>
                <w:del w:id="1473" w:author="Seamus Murphy" w:date="2026-09-23T07:08:00Z" w16du:dateUtc="2026-09-23T14:08:00Z"/>
                <w:sz w:val="16"/>
              </w:rPr>
            </w:pPr>
          </w:p>
        </w:tc>
      </w:tr>
      <w:tr w:rsidR="00360D12" w14:paraId="0F39D24A" w14:textId="77777777" w:rsidTr="0005315E">
        <w:trPr>
          <w:trHeight w:val="397"/>
          <w:del w:id="1474" w:author="Seamus Murphy" w:date="2026-09-23T07:08:00Z" w16du:dateUtc="2026-09-23T14:08:00Z"/>
        </w:trPr>
        <w:tc>
          <w:tcPr>
            <w:tcW w:w="0" w:type="auto"/>
          </w:tcPr>
          <w:p w14:paraId="2682FC8E" w14:textId="77777777" w:rsidR="00360D12" w:rsidRDefault="00360D12" w:rsidP="008D2271">
            <w:pPr>
              <w:pStyle w:val="Compact"/>
              <w:rPr>
                <w:del w:id="1475" w:author="Seamus Murphy" w:date="2026-09-23T07:08:00Z" w16du:dateUtc="2026-09-23T14:08:00Z"/>
                <w:sz w:val="16"/>
              </w:rPr>
            </w:pPr>
            <w:del w:id="1476" w:author="Seamus Murphy" w:date="2026-09-23T07:08:00Z" w16du:dateUtc="2026-09-23T14:08:00Z">
              <w:r>
                <w:rPr>
                  <w:sz w:val="16"/>
                </w:rPr>
                <w:delText>Normalised height</w:delText>
              </w:r>
            </w:del>
          </w:p>
        </w:tc>
        <w:tc>
          <w:tcPr>
            <w:tcW w:w="0" w:type="auto"/>
          </w:tcPr>
          <w:p w14:paraId="0A1FA051" w14:textId="77777777" w:rsidR="00360D12" w:rsidRDefault="00360D12" w:rsidP="008D2271">
            <w:pPr>
              <w:pStyle w:val="Compact"/>
              <w:rPr>
                <w:del w:id="1477" w:author="Seamus Murphy" w:date="2026-09-23T07:08:00Z" w16du:dateUtc="2026-09-23T14:08:00Z"/>
                <w:sz w:val="16"/>
              </w:rPr>
            </w:pPr>
            <w:del w:id="1478" w:author="Seamus Murphy" w:date="2026-09-23T07:08:00Z" w16du:dateUtc="2026-09-23T14:08:00Z">
              <w:r>
                <w:rPr>
                  <w:sz w:val="16"/>
                </w:rPr>
                <w:delText>Landform</w:delText>
              </w:r>
            </w:del>
          </w:p>
        </w:tc>
        <w:tc>
          <w:tcPr>
            <w:tcW w:w="0" w:type="auto"/>
          </w:tcPr>
          <w:p w14:paraId="7A55F6E6" w14:textId="77777777" w:rsidR="00360D12" w:rsidRDefault="00360D12" w:rsidP="008D2271">
            <w:pPr>
              <w:pStyle w:val="Compact"/>
              <w:rPr>
                <w:del w:id="1479" w:author="Seamus Murphy" w:date="2026-09-23T07:08:00Z" w16du:dateUtc="2026-09-23T14:08:00Z"/>
                <w:sz w:val="16"/>
              </w:rPr>
            </w:pPr>
            <w:del w:id="1480" w:author="Seamus Murphy" w:date="2026-09-23T07:08:00Z" w16du:dateUtc="2026-09-23T14:08:00Z">
              <w:r>
                <w:rPr>
                  <w:sz w:val="16"/>
                </w:rPr>
                <w:delText>0.584****</w:delText>
              </w:r>
            </w:del>
          </w:p>
        </w:tc>
        <w:tc>
          <w:tcPr>
            <w:tcW w:w="0" w:type="auto"/>
          </w:tcPr>
          <w:p w14:paraId="4EEDCD97" w14:textId="77777777" w:rsidR="00360D12" w:rsidRDefault="00360D12" w:rsidP="008D2271">
            <w:pPr>
              <w:pStyle w:val="Compact"/>
              <w:rPr>
                <w:del w:id="1481" w:author="Seamus Murphy" w:date="2026-09-23T07:08:00Z" w16du:dateUtc="2026-09-23T14:08:00Z"/>
                <w:sz w:val="16"/>
              </w:rPr>
            </w:pPr>
            <w:del w:id="1482" w:author="Seamus Murphy" w:date="2026-09-23T07:08:00Z" w16du:dateUtc="2026-09-23T14:08:00Z">
              <w:r>
                <w:rPr>
                  <w:sz w:val="16"/>
                </w:rPr>
                <w:delText>inflation</w:delText>
              </w:r>
            </w:del>
          </w:p>
        </w:tc>
        <w:tc>
          <w:tcPr>
            <w:tcW w:w="0" w:type="auto"/>
          </w:tcPr>
          <w:p w14:paraId="13F4F33F" w14:textId="77777777" w:rsidR="00360D12" w:rsidRDefault="00360D12" w:rsidP="008D2271">
            <w:pPr>
              <w:pStyle w:val="Compact"/>
              <w:rPr>
                <w:del w:id="1483" w:author="Seamus Murphy" w:date="2026-09-23T07:08:00Z" w16du:dateUtc="2026-09-23T14:08:00Z"/>
                <w:sz w:val="16"/>
              </w:rPr>
            </w:pPr>
            <w:del w:id="1484" w:author="Seamus Murphy" w:date="2026-09-23T07:08:00Z" w16du:dateUtc="2026-09-23T14:08:00Z">
              <w:r>
                <w:rPr>
                  <w:sz w:val="16"/>
                </w:rPr>
                <w:delText>NA</w:delText>
              </w:r>
            </w:del>
          </w:p>
        </w:tc>
        <w:tc>
          <w:tcPr>
            <w:tcW w:w="0" w:type="auto"/>
          </w:tcPr>
          <w:p w14:paraId="3724861D" w14:textId="77777777" w:rsidR="00360D12" w:rsidRDefault="00360D12" w:rsidP="008D2271">
            <w:pPr>
              <w:pStyle w:val="Compact"/>
              <w:rPr>
                <w:del w:id="1485" w:author="Seamus Murphy" w:date="2026-09-23T07:08:00Z" w16du:dateUtc="2026-09-23T14:08:00Z"/>
                <w:sz w:val="16"/>
              </w:rPr>
            </w:pPr>
          </w:p>
        </w:tc>
      </w:tr>
      <w:tr w:rsidR="00360D12" w14:paraId="666A37BC" w14:textId="77777777" w:rsidTr="0005315E">
        <w:trPr>
          <w:trHeight w:val="397"/>
          <w:del w:id="1486" w:author="Seamus Murphy" w:date="2026-09-23T07:08:00Z" w16du:dateUtc="2026-09-23T14:08:00Z"/>
        </w:trPr>
        <w:tc>
          <w:tcPr>
            <w:tcW w:w="0" w:type="auto"/>
          </w:tcPr>
          <w:p w14:paraId="38452CDC" w14:textId="77777777" w:rsidR="00360D12" w:rsidRDefault="00360D12" w:rsidP="008D2271">
            <w:pPr>
              <w:pStyle w:val="Compact"/>
              <w:rPr>
                <w:del w:id="1487" w:author="Seamus Murphy" w:date="2026-09-23T07:08:00Z" w16du:dateUtc="2026-09-23T14:08:00Z"/>
                <w:sz w:val="16"/>
              </w:rPr>
            </w:pPr>
            <w:del w:id="1488" w:author="Seamus Murphy" w:date="2026-09-23T07:08:00Z" w16du:dateUtc="2026-09-23T14:08:00Z">
              <w:r>
                <w:rPr>
                  <w:sz w:val="16"/>
                </w:rPr>
                <w:delText>Flight-window mean wind (km/h)</w:delText>
              </w:r>
            </w:del>
          </w:p>
        </w:tc>
        <w:tc>
          <w:tcPr>
            <w:tcW w:w="0" w:type="auto"/>
          </w:tcPr>
          <w:p w14:paraId="50D6D4CE" w14:textId="77777777" w:rsidR="00360D12" w:rsidRDefault="00360D12" w:rsidP="008D2271">
            <w:pPr>
              <w:pStyle w:val="Compact"/>
              <w:rPr>
                <w:del w:id="1489" w:author="Seamus Murphy" w:date="2026-09-23T07:08:00Z" w16du:dateUtc="2026-09-23T14:08:00Z"/>
                <w:sz w:val="16"/>
              </w:rPr>
            </w:pPr>
            <w:del w:id="1490" w:author="Seamus Murphy" w:date="2026-09-23T07:08:00Z" w16du:dateUtc="2026-09-23T14:08:00Z">
              <w:r>
                <w:rPr>
                  <w:sz w:val="16"/>
                </w:rPr>
                <w:delText>Flight-window wind, stations</w:delText>
              </w:r>
            </w:del>
          </w:p>
        </w:tc>
        <w:tc>
          <w:tcPr>
            <w:tcW w:w="0" w:type="auto"/>
          </w:tcPr>
          <w:p w14:paraId="5CAEB75B" w14:textId="77777777" w:rsidR="00360D12" w:rsidRDefault="00360D12" w:rsidP="008D2271">
            <w:pPr>
              <w:pStyle w:val="Compact"/>
              <w:rPr>
                <w:del w:id="1491" w:author="Seamus Murphy" w:date="2026-09-23T07:08:00Z" w16du:dateUtc="2026-09-23T14:08:00Z"/>
                <w:sz w:val="16"/>
              </w:rPr>
            </w:pPr>
            <w:del w:id="1492" w:author="Seamus Murphy" w:date="2026-09-23T07:08:00Z" w16du:dateUtc="2026-09-23T14:08:00Z">
              <w:r>
                <w:rPr>
                  <w:sz w:val="16"/>
                </w:rPr>
                <w:delText>0.558****</w:delText>
              </w:r>
            </w:del>
          </w:p>
        </w:tc>
        <w:tc>
          <w:tcPr>
            <w:tcW w:w="0" w:type="auto"/>
          </w:tcPr>
          <w:p w14:paraId="35BCF3B4" w14:textId="77777777" w:rsidR="00360D12" w:rsidRDefault="00360D12" w:rsidP="008D2271">
            <w:pPr>
              <w:pStyle w:val="Compact"/>
              <w:rPr>
                <w:del w:id="1493" w:author="Seamus Murphy" w:date="2026-09-23T07:08:00Z" w16du:dateUtc="2026-09-23T14:08:00Z"/>
                <w:sz w:val="16"/>
              </w:rPr>
            </w:pPr>
            <w:del w:id="1494" w:author="Seamus Murphy" w:date="2026-09-23T07:08:00Z" w16du:dateUtc="2026-09-23T14:08:00Z">
              <w:r>
                <w:rPr>
                  <w:sz w:val="16"/>
                </w:rPr>
                <w:delText>inflation</w:delText>
              </w:r>
            </w:del>
          </w:p>
        </w:tc>
        <w:tc>
          <w:tcPr>
            <w:tcW w:w="0" w:type="auto"/>
          </w:tcPr>
          <w:p w14:paraId="2CDE0B78" w14:textId="77777777" w:rsidR="00360D12" w:rsidRDefault="00360D12" w:rsidP="008D2271">
            <w:pPr>
              <w:pStyle w:val="Compact"/>
              <w:rPr>
                <w:del w:id="1495" w:author="Seamus Murphy" w:date="2026-09-23T07:08:00Z" w16du:dateUtc="2026-09-23T14:08:00Z"/>
                <w:sz w:val="16"/>
              </w:rPr>
            </w:pPr>
            <w:del w:id="1496" w:author="Seamus Murphy" w:date="2026-09-23T07:08:00Z" w16du:dateUtc="2026-09-23T14:08:00Z">
              <w:r>
                <w:rPr>
                  <w:sz w:val="16"/>
                </w:rPr>
                <w:delText>NA</w:delText>
              </w:r>
            </w:del>
          </w:p>
        </w:tc>
        <w:tc>
          <w:tcPr>
            <w:tcW w:w="0" w:type="auto"/>
          </w:tcPr>
          <w:p w14:paraId="5D6AD495" w14:textId="77777777" w:rsidR="00360D12" w:rsidRDefault="00360D12" w:rsidP="008D2271">
            <w:pPr>
              <w:pStyle w:val="Compact"/>
              <w:rPr>
                <w:del w:id="1497" w:author="Seamus Murphy" w:date="2026-09-23T07:08:00Z" w16du:dateUtc="2026-09-23T14:08:00Z"/>
                <w:sz w:val="16"/>
              </w:rPr>
            </w:pPr>
          </w:p>
        </w:tc>
      </w:tr>
      <w:tr w:rsidR="00360D12" w14:paraId="51152208" w14:textId="77777777" w:rsidTr="0005315E">
        <w:trPr>
          <w:trHeight w:val="397"/>
          <w:del w:id="1498" w:author="Seamus Murphy" w:date="2026-09-23T07:08:00Z" w16du:dateUtc="2026-09-23T14:08:00Z"/>
        </w:trPr>
        <w:tc>
          <w:tcPr>
            <w:tcW w:w="0" w:type="auto"/>
          </w:tcPr>
          <w:p w14:paraId="13E91ECF" w14:textId="77777777" w:rsidR="00360D12" w:rsidRDefault="00360D12" w:rsidP="008D2271">
            <w:pPr>
              <w:pStyle w:val="Compact"/>
              <w:rPr>
                <w:del w:id="1499" w:author="Seamus Murphy" w:date="2026-09-23T07:08:00Z" w16du:dateUtc="2026-09-23T14:08:00Z"/>
                <w:sz w:val="16"/>
              </w:rPr>
            </w:pPr>
            <w:del w:id="1500" w:author="Seamus Murphy" w:date="2026-09-23T07:08:00Z" w16du:dateUtc="2026-09-23T14:08:00Z">
              <w:r>
                <w:rPr>
                  <w:sz w:val="16"/>
                </w:rPr>
                <w:delText>Eastness</w:delText>
              </w:r>
            </w:del>
          </w:p>
        </w:tc>
        <w:tc>
          <w:tcPr>
            <w:tcW w:w="0" w:type="auto"/>
          </w:tcPr>
          <w:p w14:paraId="714FBA2C" w14:textId="77777777" w:rsidR="00360D12" w:rsidRDefault="00360D12" w:rsidP="008D2271">
            <w:pPr>
              <w:pStyle w:val="Compact"/>
              <w:rPr>
                <w:del w:id="1501" w:author="Seamus Murphy" w:date="2026-09-23T07:08:00Z" w16du:dateUtc="2026-09-23T14:08:00Z"/>
                <w:sz w:val="16"/>
              </w:rPr>
            </w:pPr>
            <w:del w:id="1502" w:author="Seamus Murphy" w:date="2026-09-23T07:08:00Z" w16du:dateUtc="2026-09-23T14:08:00Z">
              <w:r>
                <w:rPr>
                  <w:sz w:val="16"/>
                </w:rPr>
                <w:delText>Topographic shading</w:delText>
              </w:r>
            </w:del>
          </w:p>
        </w:tc>
        <w:tc>
          <w:tcPr>
            <w:tcW w:w="0" w:type="auto"/>
          </w:tcPr>
          <w:p w14:paraId="1AA6150F" w14:textId="77777777" w:rsidR="00360D12" w:rsidRDefault="00360D12" w:rsidP="008D2271">
            <w:pPr>
              <w:pStyle w:val="Compact"/>
              <w:rPr>
                <w:del w:id="1503" w:author="Seamus Murphy" w:date="2026-09-23T07:08:00Z" w16du:dateUtc="2026-09-23T14:08:00Z"/>
                <w:sz w:val="16"/>
              </w:rPr>
            </w:pPr>
            <w:del w:id="1504" w:author="Seamus Murphy" w:date="2026-09-23T07:08:00Z" w16du:dateUtc="2026-09-23T14:08:00Z">
              <w:r>
                <w:rPr>
                  <w:sz w:val="16"/>
                </w:rPr>
                <w:delText>0.549****</w:delText>
              </w:r>
            </w:del>
          </w:p>
        </w:tc>
        <w:tc>
          <w:tcPr>
            <w:tcW w:w="0" w:type="auto"/>
          </w:tcPr>
          <w:p w14:paraId="7082A9A7" w14:textId="77777777" w:rsidR="00360D12" w:rsidRDefault="00360D12" w:rsidP="008D2271">
            <w:pPr>
              <w:pStyle w:val="Compact"/>
              <w:rPr>
                <w:del w:id="1505" w:author="Seamus Murphy" w:date="2026-09-23T07:08:00Z" w16du:dateUtc="2026-09-23T14:08:00Z"/>
                <w:sz w:val="16"/>
              </w:rPr>
            </w:pPr>
            <w:del w:id="1506" w:author="Seamus Murphy" w:date="2026-09-23T07:08:00Z" w16du:dateUtc="2026-09-23T14:08:00Z">
              <w:r>
                <w:rPr>
                  <w:sz w:val="16"/>
                </w:rPr>
                <w:delText>inflation</w:delText>
              </w:r>
            </w:del>
          </w:p>
        </w:tc>
        <w:tc>
          <w:tcPr>
            <w:tcW w:w="0" w:type="auto"/>
          </w:tcPr>
          <w:p w14:paraId="5FB35743" w14:textId="77777777" w:rsidR="00360D12" w:rsidRDefault="00360D12" w:rsidP="008D2271">
            <w:pPr>
              <w:pStyle w:val="Compact"/>
              <w:rPr>
                <w:del w:id="1507" w:author="Seamus Murphy" w:date="2026-09-23T07:08:00Z" w16du:dateUtc="2026-09-23T14:08:00Z"/>
                <w:sz w:val="16"/>
              </w:rPr>
            </w:pPr>
            <w:del w:id="1508" w:author="Seamus Murphy" w:date="2026-09-23T07:08:00Z" w16du:dateUtc="2026-09-23T14:08:00Z">
              <w:r>
                <w:rPr>
                  <w:sz w:val="16"/>
                </w:rPr>
                <w:delText>NA</w:delText>
              </w:r>
            </w:del>
          </w:p>
        </w:tc>
        <w:tc>
          <w:tcPr>
            <w:tcW w:w="0" w:type="auto"/>
          </w:tcPr>
          <w:p w14:paraId="7E279F3F" w14:textId="77777777" w:rsidR="00360D12" w:rsidRDefault="00360D12" w:rsidP="008D2271">
            <w:pPr>
              <w:pStyle w:val="Compact"/>
              <w:rPr>
                <w:del w:id="1509" w:author="Seamus Murphy" w:date="2026-09-23T07:08:00Z" w16du:dateUtc="2026-09-23T14:08:00Z"/>
                <w:sz w:val="16"/>
              </w:rPr>
            </w:pPr>
          </w:p>
        </w:tc>
      </w:tr>
      <w:tr w:rsidR="00360D12" w14:paraId="1C7EC1D4" w14:textId="77777777" w:rsidTr="0005315E">
        <w:trPr>
          <w:trHeight w:val="397"/>
          <w:del w:id="1510" w:author="Seamus Murphy" w:date="2026-09-23T07:08:00Z" w16du:dateUtc="2026-09-23T14:08:00Z"/>
        </w:trPr>
        <w:tc>
          <w:tcPr>
            <w:tcW w:w="0" w:type="auto"/>
          </w:tcPr>
          <w:p w14:paraId="32C76732" w14:textId="77777777" w:rsidR="00360D12" w:rsidRDefault="00360D12" w:rsidP="008D2271">
            <w:pPr>
              <w:pStyle w:val="Compact"/>
              <w:rPr>
                <w:del w:id="1511" w:author="Seamus Murphy" w:date="2026-09-23T07:08:00Z" w16du:dateUtc="2026-09-23T14:08:00Z"/>
                <w:sz w:val="16"/>
              </w:rPr>
            </w:pPr>
            <w:del w:id="1512" w:author="Seamus Murphy" w:date="2026-09-23T07:08:00Z" w16du:dateUtc="2026-09-23T14:08:00Z">
              <w:r>
                <w:rPr>
                  <w:sz w:val="16"/>
                </w:rPr>
                <w:delText>Effective air flow height</w:delText>
              </w:r>
            </w:del>
          </w:p>
        </w:tc>
        <w:tc>
          <w:tcPr>
            <w:tcW w:w="0" w:type="auto"/>
          </w:tcPr>
          <w:p w14:paraId="26CEBE49" w14:textId="77777777" w:rsidR="00360D12" w:rsidRDefault="00360D12" w:rsidP="008D2271">
            <w:pPr>
              <w:pStyle w:val="Compact"/>
              <w:rPr>
                <w:del w:id="1513" w:author="Seamus Murphy" w:date="2026-09-23T07:08:00Z" w16du:dateUtc="2026-09-23T14:08:00Z"/>
                <w:sz w:val="16"/>
              </w:rPr>
            </w:pPr>
            <w:del w:id="1514" w:author="Seamus Murphy" w:date="2026-09-23T07:08:00Z" w16du:dateUtc="2026-09-23T14:08:00Z">
              <w:r>
                <w:rPr>
                  <w:sz w:val="16"/>
                </w:rPr>
                <w:delText>Terrain exposure to wind</w:delText>
              </w:r>
            </w:del>
          </w:p>
        </w:tc>
        <w:tc>
          <w:tcPr>
            <w:tcW w:w="0" w:type="auto"/>
          </w:tcPr>
          <w:p w14:paraId="6466B72E" w14:textId="77777777" w:rsidR="00360D12" w:rsidRDefault="00360D12" w:rsidP="008D2271">
            <w:pPr>
              <w:pStyle w:val="Compact"/>
              <w:rPr>
                <w:del w:id="1515" w:author="Seamus Murphy" w:date="2026-09-23T07:08:00Z" w16du:dateUtc="2026-09-23T14:08:00Z"/>
                <w:sz w:val="16"/>
              </w:rPr>
            </w:pPr>
            <w:del w:id="1516" w:author="Seamus Murphy" w:date="2026-09-23T07:08:00Z" w16du:dateUtc="2026-09-23T14:08:00Z">
              <w:r>
                <w:rPr>
                  <w:sz w:val="16"/>
                </w:rPr>
                <w:delText>0.682****</w:delText>
              </w:r>
            </w:del>
          </w:p>
        </w:tc>
        <w:tc>
          <w:tcPr>
            <w:tcW w:w="0" w:type="auto"/>
          </w:tcPr>
          <w:p w14:paraId="538E568C" w14:textId="77777777" w:rsidR="00360D12" w:rsidRDefault="00360D12" w:rsidP="008D2271">
            <w:pPr>
              <w:pStyle w:val="Compact"/>
              <w:rPr>
                <w:del w:id="1517" w:author="Seamus Murphy" w:date="2026-09-23T07:08:00Z" w16du:dateUtc="2026-09-23T14:08:00Z"/>
                <w:sz w:val="16"/>
              </w:rPr>
            </w:pPr>
            <w:del w:id="1518" w:author="Seamus Murphy" w:date="2026-09-23T07:08:00Z" w16du:dateUtc="2026-09-23T14:08:00Z">
              <w:r>
                <w:rPr>
                  <w:sz w:val="16"/>
                </w:rPr>
                <w:delText>collinearity</w:delText>
              </w:r>
            </w:del>
          </w:p>
        </w:tc>
        <w:tc>
          <w:tcPr>
            <w:tcW w:w="0" w:type="auto"/>
          </w:tcPr>
          <w:p w14:paraId="169B15D9" w14:textId="77777777" w:rsidR="00360D12" w:rsidRDefault="00360D12" w:rsidP="008D2271">
            <w:pPr>
              <w:pStyle w:val="Compact"/>
              <w:rPr>
                <w:del w:id="1519" w:author="Seamus Murphy" w:date="2026-09-23T07:08:00Z" w16du:dateUtc="2026-09-23T14:08:00Z"/>
                <w:sz w:val="16"/>
              </w:rPr>
            </w:pPr>
            <w:del w:id="1520" w:author="Seamus Murphy" w:date="2026-09-23T07:08:00Z" w16du:dateUtc="2026-09-23T14:08:00Z">
              <w:r>
                <w:rPr>
                  <w:sz w:val="16"/>
                </w:rPr>
                <w:delText>NA</w:delText>
              </w:r>
            </w:del>
          </w:p>
        </w:tc>
        <w:tc>
          <w:tcPr>
            <w:tcW w:w="0" w:type="auto"/>
          </w:tcPr>
          <w:p w14:paraId="56A1E944" w14:textId="77777777" w:rsidR="00360D12" w:rsidRDefault="00360D12" w:rsidP="008D2271">
            <w:pPr>
              <w:pStyle w:val="Compact"/>
              <w:rPr>
                <w:del w:id="1521" w:author="Seamus Murphy" w:date="2026-09-23T07:08:00Z" w16du:dateUtc="2026-09-23T14:08:00Z"/>
                <w:sz w:val="16"/>
              </w:rPr>
            </w:pPr>
          </w:p>
        </w:tc>
      </w:tr>
      <w:tr w:rsidR="00360D12" w14:paraId="5BF14A0B" w14:textId="77777777" w:rsidTr="0005315E">
        <w:trPr>
          <w:trHeight w:val="397"/>
          <w:del w:id="1522" w:author="Seamus Murphy" w:date="2026-09-23T07:08:00Z" w16du:dateUtc="2026-09-23T14:08:00Z"/>
        </w:trPr>
        <w:tc>
          <w:tcPr>
            <w:tcW w:w="0" w:type="auto"/>
          </w:tcPr>
          <w:p w14:paraId="45DE999D" w14:textId="77777777" w:rsidR="00360D12" w:rsidRDefault="00360D12" w:rsidP="008D2271">
            <w:pPr>
              <w:pStyle w:val="Compact"/>
              <w:rPr>
                <w:del w:id="1523" w:author="Seamus Murphy" w:date="2026-09-23T07:08:00Z" w16du:dateUtc="2026-09-23T14:08:00Z"/>
                <w:sz w:val="16"/>
              </w:rPr>
            </w:pPr>
            <w:del w:id="1524" w:author="Seamus Murphy" w:date="2026-09-23T07:08:00Z" w16du:dateUtc="2026-09-23T14:08:00Z">
              <w:r>
                <w:rPr>
                  <w:sz w:val="16"/>
                </w:rPr>
                <w:delText>Lodgepole pine cover (%)</w:delText>
              </w:r>
            </w:del>
          </w:p>
        </w:tc>
        <w:tc>
          <w:tcPr>
            <w:tcW w:w="0" w:type="auto"/>
          </w:tcPr>
          <w:p w14:paraId="07B7ED56" w14:textId="77777777" w:rsidR="00360D12" w:rsidRDefault="00360D12" w:rsidP="008D2271">
            <w:pPr>
              <w:pStyle w:val="Compact"/>
              <w:rPr>
                <w:del w:id="1525" w:author="Seamus Murphy" w:date="2026-09-23T07:08:00Z" w16du:dateUtc="2026-09-23T14:08:00Z"/>
                <w:sz w:val="16"/>
              </w:rPr>
            </w:pPr>
            <w:del w:id="1526" w:author="Seamus Murphy" w:date="2026-09-23T07:08:00Z" w16du:dateUtc="2026-09-23T14:08:00Z">
              <w:r>
                <w:rPr>
                  <w:sz w:val="16"/>
                </w:rPr>
                <w:delText>Host size</w:delText>
              </w:r>
            </w:del>
          </w:p>
        </w:tc>
        <w:tc>
          <w:tcPr>
            <w:tcW w:w="0" w:type="auto"/>
          </w:tcPr>
          <w:p w14:paraId="3618B2CA" w14:textId="77777777" w:rsidR="00360D12" w:rsidRDefault="00360D12" w:rsidP="008D2271">
            <w:pPr>
              <w:pStyle w:val="Compact"/>
              <w:rPr>
                <w:del w:id="1527" w:author="Seamus Murphy" w:date="2026-09-23T07:08:00Z" w16du:dateUtc="2026-09-23T14:08:00Z"/>
                <w:sz w:val="16"/>
              </w:rPr>
            </w:pPr>
            <w:del w:id="1528" w:author="Seamus Murphy" w:date="2026-09-23T07:08:00Z" w16du:dateUtc="2026-09-23T14:08:00Z">
              <w:r>
                <w:rPr>
                  <w:sz w:val="16"/>
                </w:rPr>
                <w:delText>0.656****</w:delText>
              </w:r>
            </w:del>
          </w:p>
        </w:tc>
        <w:tc>
          <w:tcPr>
            <w:tcW w:w="0" w:type="auto"/>
          </w:tcPr>
          <w:p w14:paraId="6C8FD236" w14:textId="77777777" w:rsidR="00360D12" w:rsidRDefault="00360D12" w:rsidP="008D2271">
            <w:pPr>
              <w:pStyle w:val="Compact"/>
              <w:rPr>
                <w:del w:id="1529" w:author="Seamus Murphy" w:date="2026-09-23T07:08:00Z" w16du:dateUtc="2026-09-23T14:08:00Z"/>
                <w:sz w:val="16"/>
              </w:rPr>
            </w:pPr>
            <w:del w:id="1530" w:author="Seamus Murphy" w:date="2026-09-23T07:08:00Z" w16du:dateUtc="2026-09-23T14:08:00Z">
              <w:r>
                <w:rPr>
                  <w:sz w:val="16"/>
                </w:rPr>
                <w:delText>collinearity</w:delText>
              </w:r>
            </w:del>
          </w:p>
        </w:tc>
        <w:tc>
          <w:tcPr>
            <w:tcW w:w="0" w:type="auto"/>
          </w:tcPr>
          <w:p w14:paraId="648051DC" w14:textId="77777777" w:rsidR="00360D12" w:rsidRDefault="00360D12" w:rsidP="008D2271">
            <w:pPr>
              <w:pStyle w:val="Compact"/>
              <w:rPr>
                <w:del w:id="1531" w:author="Seamus Murphy" w:date="2026-09-23T07:08:00Z" w16du:dateUtc="2026-09-23T14:08:00Z"/>
                <w:sz w:val="16"/>
              </w:rPr>
            </w:pPr>
            <w:del w:id="1532" w:author="Seamus Murphy" w:date="2026-09-23T07:08:00Z" w16du:dateUtc="2026-09-23T14:08:00Z">
              <w:r>
                <w:rPr>
                  <w:sz w:val="16"/>
                </w:rPr>
                <w:delText>NA</w:delText>
              </w:r>
            </w:del>
          </w:p>
        </w:tc>
        <w:tc>
          <w:tcPr>
            <w:tcW w:w="0" w:type="auto"/>
          </w:tcPr>
          <w:p w14:paraId="29D14282" w14:textId="77777777" w:rsidR="00360D12" w:rsidRDefault="00360D12" w:rsidP="008D2271">
            <w:pPr>
              <w:pStyle w:val="Compact"/>
              <w:rPr>
                <w:del w:id="1533" w:author="Seamus Murphy" w:date="2026-09-23T07:08:00Z" w16du:dateUtc="2026-09-23T14:08:00Z"/>
                <w:sz w:val="16"/>
              </w:rPr>
            </w:pPr>
          </w:p>
        </w:tc>
      </w:tr>
      <w:tr w:rsidR="00360D12" w14:paraId="7887A6F3" w14:textId="77777777" w:rsidTr="0005315E">
        <w:trPr>
          <w:trHeight w:val="397"/>
          <w:del w:id="1534" w:author="Seamus Murphy" w:date="2026-09-23T07:08:00Z" w16du:dateUtc="2026-09-23T14:08:00Z"/>
        </w:trPr>
        <w:tc>
          <w:tcPr>
            <w:tcW w:w="0" w:type="auto"/>
          </w:tcPr>
          <w:p w14:paraId="52B27983" w14:textId="77777777" w:rsidR="00360D12" w:rsidRDefault="00360D12" w:rsidP="008D2271">
            <w:pPr>
              <w:pStyle w:val="Compact"/>
              <w:rPr>
                <w:del w:id="1535" w:author="Seamus Murphy" w:date="2026-09-23T07:08:00Z" w16du:dateUtc="2026-09-23T14:08:00Z"/>
                <w:sz w:val="16"/>
              </w:rPr>
            </w:pPr>
            <w:del w:id="1536" w:author="Seamus Murphy" w:date="2026-09-23T07:08:00Z" w16du:dateUtc="2026-09-23T14:08:00Z">
              <w:r>
                <w:rPr>
                  <w:sz w:val="16"/>
                </w:rPr>
                <w:delText>Slope (degrees)</w:delText>
              </w:r>
            </w:del>
          </w:p>
        </w:tc>
        <w:tc>
          <w:tcPr>
            <w:tcW w:w="0" w:type="auto"/>
          </w:tcPr>
          <w:p w14:paraId="23EC778D" w14:textId="77777777" w:rsidR="00360D12" w:rsidRDefault="00360D12" w:rsidP="008D2271">
            <w:pPr>
              <w:pStyle w:val="Compact"/>
              <w:rPr>
                <w:del w:id="1537" w:author="Seamus Murphy" w:date="2026-09-23T07:08:00Z" w16du:dateUtc="2026-09-23T14:08:00Z"/>
                <w:sz w:val="16"/>
              </w:rPr>
            </w:pPr>
            <w:del w:id="1538" w:author="Seamus Murphy" w:date="2026-09-23T07:08:00Z" w16du:dateUtc="2026-09-23T14:08:00Z">
              <w:r>
                <w:rPr>
                  <w:sz w:val="16"/>
                </w:rPr>
                <w:delText>Terrain shape</w:delText>
              </w:r>
            </w:del>
          </w:p>
        </w:tc>
        <w:tc>
          <w:tcPr>
            <w:tcW w:w="0" w:type="auto"/>
          </w:tcPr>
          <w:p w14:paraId="41B31159" w14:textId="77777777" w:rsidR="00360D12" w:rsidRDefault="00360D12" w:rsidP="008D2271">
            <w:pPr>
              <w:pStyle w:val="Compact"/>
              <w:rPr>
                <w:del w:id="1539" w:author="Seamus Murphy" w:date="2026-09-23T07:08:00Z" w16du:dateUtc="2026-09-23T14:08:00Z"/>
                <w:sz w:val="16"/>
              </w:rPr>
            </w:pPr>
            <w:del w:id="1540" w:author="Seamus Murphy" w:date="2026-09-23T07:08:00Z" w16du:dateUtc="2026-09-23T14:08:00Z">
              <w:r>
                <w:rPr>
                  <w:sz w:val="16"/>
                </w:rPr>
                <w:delText>0.645****</w:delText>
              </w:r>
            </w:del>
          </w:p>
        </w:tc>
        <w:tc>
          <w:tcPr>
            <w:tcW w:w="0" w:type="auto"/>
          </w:tcPr>
          <w:p w14:paraId="0DAD54DB" w14:textId="77777777" w:rsidR="00360D12" w:rsidRDefault="00360D12" w:rsidP="008D2271">
            <w:pPr>
              <w:pStyle w:val="Compact"/>
              <w:rPr>
                <w:del w:id="1541" w:author="Seamus Murphy" w:date="2026-09-23T07:08:00Z" w16du:dateUtc="2026-09-23T14:08:00Z"/>
                <w:sz w:val="16"/>
              </w:rPr>
            </w:pPr>
            <w:del w:id="1542" w:author="Seamus Murphy" w:date="2026-09-23T07:08:00Z" w16du:dateUtc="2026-09-23T14:08:00Z">
              <w:r>
                <w:rPr>
                  <w:sz w:val="16"/>
                </w:rPr>
                <w:delText>collinearity</w:delText>
              </w:r>
            </w:del>
          </w:p>
        </w:tc>
        <w:tc>
          <w:tcPr>
            <w:tcW w:w="0" w:type="auto"/>
          </w:tcPr>
          <w:p w14:paraId="4D9D2103" w14:textId="77777777" w:rsidR="00360D12" w:rsidRDefault="00360D12" w:rsidP="008D2271">
            <w:pPr>
              <w:pStyle w:val="Compact"/>
              <w:rPr>
                <w:del w:id="1543" w:author="Seamus Murphy" w:date="2026-09-23T07:08:00Z" w16du:dateUtc="2026-09-23T14:08:00Z"/>
                <w:sz w:val="16"/>
              </w:rPr>
            </w:pPr>
            <w:del w:id="1544" w:author="Seamus Murphy" w:date="2026-09-23T07:08:00Z" w16du:dateUtc="2026-09-23T14:08:00Z">
              <w:r>
                <w:rPr>
                  <w:sz w:val="16"/>
                </w:rPr>
                <w:delText>NA</w:delText>
              </w:r>
            </w:del>
          </w:p>
        </w:tc>
        <w:tc>
          <w:tcPr>
            <w:tcW w:w="0" w:type="auto"/>
          </w:tcPr>
          <w:p w14:paraId="2008468F" w14:textId="77777777" w:rsidR="00360D12" w:rsidRDefault="00360D12" w:rsidP="008D2271">
            <w:pPr>
              <w:pStyle w:val="Compact"/>
              <w:rPr>
                <w:del w:id="1545" w:author="Seamus Murphy" w:date="2026-09-23T07:08:00Z" w16du:dateUtc="2026-09-23T14:08:00Z"/>
                <w:sz w:val="16"/>
              </w:rPr>
            </w:pPr>
          </w:p>
        </w:tc>
      </w:tr>
      <w:tr w:rsidR="00360D12" w14:paraId="3D521818" w14:textId="77777777" w:rsidTr="0005315E">
        <w:trPr>
          <w:trHeight w:val="397"/>
          <w:del w:id="1546" w:author="Seamus Murphy" w:date="2026-09-23T07:08:00Z" w16du:dateUtc="2026-09-23T14:08:00Z"/>
        </w:trPr>
        <w:tc>
          <w:tcPr>
            <w:tcW w:w="0" w:type="auto"/>
          </w:tcPr>
          <w:p w14:paraId="071CB1AA" w14:textId="77777777" w:rsidR="00360D12" w:rsidRDefault="00360D12" w:rsidP="008D2271">
            <w:pPr>
              <w:pStyle w:val="Compact"/>
              <w:rPr>
                <w:del w:id="1547" w:author="Seamus Murphy" w:date="2026-09-23T07:08:00Z" w16du:dateUtc="2026-09-23T14:08:00Z"/>
                <w:sz w:val="16"/>
              </w:rPr>
            </w:pPr>
            <w:del w:id="1548" w:author="Seamus Murphy" w:date="2026-09-23T07:08:00Z" w16du:dateUtc="2026-09-23T14:08:00Z">
              <w:r>
                <w:rPr>
                  <w:sz w:val="16"/>
                </w:rPr>
                <w:delText>Positive openness</w:delText>
              </w:r>
            </w:del>
          </w:p>
        </w:tc>
        <w:tc>
          <w:tcPr>
            <w:tcW w:w="0" w:type="auto"/>
          </w:tcPr>
          <w:p w14:paraId="72D8841F" w14:textId="77777777" w:rsidR="00360D12" w:rsidRDefault="00360D12" w:rsidP="008D2271">
            <w:pPr>
              <w:pStyle w:val="Compact"/>
              <w:rPr>
                <w:del w:id="1549" w:author="Seamus Murphy" w:date="2026-09-23T07:08:00Z" w16du:dateUtc="2026-09-23T14:08:00Z"/>
                <w:sz w:val="16"/>
              </w:rPr>
            </w:pPr>
            <w:del w:id="1550" w:author="Seamus Murphy" w:date="2026-09-23T07:08:00Z" w16du:dateUtc="2026-09-23T14:08:00Z">
              <w:r>
                <w:rPr>
                  <w:sz w:val="16"/>
                </w:rPr>
                <w:delText>Terrain exposure to wind</w:delText>
              </w:r>
            </w:del>
          </w:p>
        </w:tc>
        <w:tc>
          <w:tcPr>
            <w:tcW w:w="0" w:type="auto"/>
          </w:tcPr>
          <w:p w14:paraId="77519065" w14:textId="77777777" w:rsidR="00360D12" w:rsidRDefault="00360D12" w:rsidP="008D2271">
            <w:pPr>
              <w:pStyle w:val="Compact"/>
              <w:rPr>
                <w:del w:id="1551" w:author="Seamus Murphy" w:date="2026-09-23T07:08:00Z" w16du:dateUtc="2026-09-23T14:08:00Z"/>
                <w:sz w:val="16"/>
              </w:rPr>
            </w:pPr>
            <w:del w:id="1552" w:author="Seamus Murphy" w:date="2026-09-23T07:08:00Z" w16du:dateUtc="2026-09-23T14:08:00Z">
              <w:r>
                <w:rPr>
                  <w:sz w:val="16"/>
                </w:rPr>
                <w:delText>0.636****</w:delText>
              </w:r>
            </w:del>
          </w:p>
        </w:tc>
        <w:tc>
          <w:tcPr>
            <w:tcW w:w="0" w:type="auto"/>
          </w:tcPr>
          <w:p w14:paraId="0F1D6B8E" w14:textId="77777777" w:rsidR="00360D12" w:rsidRDefault="00360D12" w:rsidP="008D2271">
            <w:pPr>
              <w:pStyle w:val="Compact"/>
              <w:rPr>
                <w:del w:id="1553" w:author="Seamus Murphy" w:date="2026-09-23T07:08:00Z" w16du:dateUtc="2026-09-23T14:08:00Z"/>
                <w:sz w:val="16"/>
              </w:rPr>
            </w:pPr>
            <w:del w:id="1554" w:author="Seamus Murphy" w:date="2026-09-23T07:08:00Z" w16du:dateUtc="2026-09-23T14:08:00Z">
              <w:r>
                <w:rPr>
                  <w:sz w:val="16"/>
                </w:rPr>
                <w:delText>collinearity</w:delText>
              </w:r>
            </w:del>
          </w:p>
        </w:tc>
        <w:tc>
          <w:tcPr>
            <w:tcW w:w="0" w:type="auto"/>
          </w:tcPr>
          <w:p w14:paraId="76B3D99C" w14:textId="77777777" w:rsidR="00360D12" w:rsidRDefault="00360D12" w:rsidP="008D2271">
            <w:pPr>
              <w:pStyle w:val="Compact"/>
              <w:rPr>
                <w:del w:id="1555" w:author="Seamus Murphy" w:date="2026-09-23T07:08:00Z" w16du:dateUtc="2026-09-23T14:08:00Z"/>
                <w:sz w:val="16"/>
              </w:rPr>
            </w:pPr>
            <w:del w:id="1556" w:author="Seamus Murphy" w:date="2026-09-23T07:08:00Z" w16du:dateUtc="2026-09-23T14:08:00Z">
              <w:r>
                <w:rPr>
                  <w:sz w:val="16"/>
                </w:rPr>
                <w:delText>NA</w:delText>
              </w:r>
            </w:del>
          </w:p>
        </w:tc>
        <w:tc>
          <w:tcPr>
            <w:tcW w:w="0" w:type="auto"/>
          </w:tcPr>
          <w:p w14:paraId="6CB02A42" w14:textId="77777777" w:rsidR="00360D12" w:rsidRDefault="00360D12" w:rsidP="008D2271">
            <w:pPr>
              <w:pStyle w:val="Compact"/>
              <w:rPr>
                <w:del w:id="1557" w:author="Seamus Murphy" w:date="2026-09-23T07:08:00Z" w16du:dateUtc="2026-09-23T14:08:00Z"/>
                <w:sz w:val="16"/>
              </w:rPr>
            </w:pPr>
          </w:p>
        </w:tc>
      </w:tr>
      <w:tr w:rsidR="00360D12" w14:paraId="0C0743CB" w14:textId="77777777" w:rsidTr="0005315E">
        <w:trPr>
          <w:trHeight w:val="397"/>
          <w:del w:id="1558" w:author="Seamus Murphy" w:date="2026-09-23T07:08:00Z" w16du:dateUtc="2026-09-23T14:08:00Z"/>
        </w:trPr>
        <w:tc>
          <w:tcPr>
            <w:tcW w:w="0" w:type="auto"/>
          </w:tcPr>
          <w:p w14:paraId="11731CC6" w14:textId="77777777" w:rsidR="00360D12" w:rsidRDefault="00360D12" w:rsidP="008D2271">
            <w:pPr>
              <w:pStyle w:val="Compact"/>
              <w:rPr>
                <w:del w:id="1559" w:author="Seamus Murphy" w:date="2026-09-23T07:08:00Z" w16du:dateUtc="2026-09-23T14:08:00Z"/>
                <w:sz w:val="16"/>
              </w:rPr>
            </w:pPr>
            <w:del w:id="1560" w:author="Seamus Murphy" w:date="2026-09-23T07:08:00Z" w16du:dateUtc="2026-09-23T14:08:00Z">
              <w:r>
                <w:rPr>
                  <w:sz w:val="16"/>
                </w:rPr>
                <w:delText>Wind exposition index</w:delText>
              </w:r>
            </w:del>
          </w:p>
        </w:tc>
        <w:tc>
          <w:tcPr>
            <w:tcW w:w="0" w:type="auto"/>
          </w:tcPr>
          <w:p w14:paraId="0823996C" w14:textId="77777777" w:rsidR="00360D12" w:rsidRDefault="00360D12" w:rsidP="008D2271">
            <w:pPr>
              <w:pStyle w:val="Compact"/>
              <w:rPr>
                <w:del w:id="1561" w:author="Seamus Murphy" w:date="2026-09-23T07:08:00Z" w16du:dateUtc="2026-09-23T14:08:00Z"/>
                <w:sz w:val="16"/>
              </w:rPr>
            </w:pPr>
            <w:del w:id="1562" w:author="Seamus Murphy" w:date="2026-09-23T07:08:00Z" w16du:dateUtc="2026-09-23T14:08:00Z">
              <w:r>
                <w:rPr>
                  <w:sz w:val="16"/>
                </w:rPr>
                <w:delText>Terrain exposure to wind</w:delText>
              </w:r>
            </w:del>
          </w:p>
        </w:tc>
        <w:tc>
          <w:tcPr>
            <w:tcW w:w="0" w:type="auto"/>
          </w:tcPr>
          <w:p w14:paraId="58C16E45" w14:textId="77777777" w:rsidR="00360D12" w:rsidRDefault="00360D12" w:rsidP="008D2271">
            <w:pPr>
              <w:pStyle w:val="Compact"/>
              <w:rPr>
                <w:del w:id="1563" w:author="Seamus Murphy" w:date="2026-09-23T07:08:00Z" w16du:dateUtc="2026-09-23T14:08:00Z"/>
                <w:sz w:val="16"/>
              </w:rPr>
            </w:pPr>
            <w:del w:id="1564" w:author="Seamus Murphy" w:date="2026-09-23T07:08:00Z" w16du:dateUtc="2026-09-23T14:08:00Z">
              <w:r>
                <w:rPr>
                  <w:sz w:val="16"/>
                </w:rPr>
                <w:delText>0.563****</w:delText>
              </w:r>
            </w:del>
          </w:p>
        </w:tc>
        <w:tc>
          <w:tcPr>
            <w:tcW w:w="0" w:type="auto"/>
          </w:tcPr>
          <w:p w14:paraId="0FB02316" w14:textId="77777777" w:rsidR="00360D12" w:rsidRDefault="00360D12" w:rsidP="008D2271">
            <w:pPr>
              <w:pStyle w:val="Compact"/>
              <w:rPr>
                <w:del w:id="1565" w:author="Seamus Murphy" w:date="2026-09-23T07:08:00Z" w16du:dateUtc="2026-09-23T14:08:00Z"/>
                <w:sz w:val="16"/>
              </w:rPr>
            </w:pPr>
            <w:del w:id="1566" w:author="Seamus Murphy" w:date="2026-09-23T07:08:00Z" w16du:dateUtc="2026-09-23T14:08:00Z">
              <w:r>
                <w:rPr>
                  <w:sz w:val="16"/>
                </w:rPr>
                <w:delText>collinearity</w:delText>
              </w:r>
            </w:del>
          </w:p>
        </w:tc>
        <w:tc>
          <w:tcPr>
            <w:tcW w:w="0" w:type="auto"/>
          </w:tcPr>
          <w:p w14:paraId="733ECA8C" w14:textId="77777777" w:rsidR="00360D12" w:rsidRDefault="00360D12" w:rsidP="008D2271">
            <w:pPr>
              <w:pStyle w:val="Compact"/>
              <w:rPr>
                <w:del w:id="1567" w:author="Seamus Murphy" w:date="2026-09-23T07:08:00Z" w16du:dateUtc="2026-09-23T14:08:00Z"/>
                <w:sz w:val="16"/>
              </w:rPr>
            </w:pPr>
            <w:del w:id="1568" w:author="Seamus Murphy" w:date="2026-09-23T07:08:00Z" w16du:dateUtc="2026-09-23T14:08:00Z">
              <w:r>
                <w:rPr>
                  <w:sz w:val="16"/>
                </w:rPr>
                <w:delText>NA</w:delText>
              </w:r>
            </w:del>
          </w:p>
        </w:tc>
        <w:tc>
          <w:tcPr>
            <w:tcW w:w="0" w:type="auto"/>
          </w:tcPr>
          <w:p w14:paraId="4AED489B" w14:textId="77777777" w:rsidR="00360D12" w:rsidRDefault="00360D12" w:rsidP="008D2271">
            <w:pPr>
              <w:pStyle w:val="Compact"/>
              <w:rPr>
                <w:del w:id="1569" w:author="Seamus Murphy" w:date="2026-09-23T07:08:00Z" w16du:dateUtc="2026-09-23T14:08:00Z"/>
                <w:sz w:val="16"/>
              </w:rPr>
            </w:pPr>
          </w:p>
        </w:tc>
      </w:tr>
      <w:tr w:rsidR="00360D12" w14:paraId="2356BCAE" w14:textId="77777777" w:rsidTr="0005315E">
        <w:trPr>
          <w:trHeight w:val="397"/>
          <w:del w:id="1570" w:author="Seamus Murphy" w:date="2026-09-23T07:08:00Z" w16du:dateUtc="2026-09-23T14:08:00Z"/>
        </w:trPr>
        <w:tc>
          <w:tcPr>
            <w:tcW w:w="0" w:type="auto"/>
          </w:tcPr>
          <w:p w14:paraId="0DC0824A" w14:textId="77777777" w:rsidR="00360D12" w:rsidRDefault="00360D12" w:rsidP="008D2271">
            <w:pPr>
              <w:pStyle w:val="Compact"/>
              <w:rPr>
                <w:del w:id="1571" w:author="Seamus Murphy" w:date="2026-09-23T07:08:00Z" w16du:dateUtc="2026-09-23T14:08:00Z"/>
                <w:sz w:val="16"/>
              </w:rPr>
            </w:pPr>
            <w:del w:id="1572" w:author="Seamus Murphy" w:date="2026-09-23T07:08:00Z" w16du:dateUtc="2026-09-23T14:08:00Z">
              <w:r>
                <w:rPr>
                  <w:sz w:val="16"/>
                </w:rPr>
                <w:delText>Standing volume (m³ ha</w:delText>
              </w:r>
              <w:r>
                <w:rPr>
                  <w:rFonts w:ascii="Cambria Math" w:hAnsi="Cambria Math" w:cs="Cambria Math"/>
                  <w:sz w:val="16"/>
                </w:rPr>
                <w:delText>⁻</w:delText>
              </w:r>
              <w:r>
                <w:rPr>
                  <w:sz w:val="16"/>
                </w:rPr>
                <w:delText>¹)</w:delText>
              </w:r>
            </w:del>
          </w:p>
        </w:tc>
        <w:tc>
          <w:tcPr>
            <w:tcW w:w="0" w:type="auto"/>
          </w:tcPr>
          <w:p w14:paraId="2D53058F" w14:textId="77777777" w:rsidR="00360D12" w:rsidRDefault="00360D12" w:rsidP="008D2271">
            <w:pPr>
              <w:pStyle w:val="Compact"/>
              <w:rPr>
                <w:del w:id="1573" w:author="Seamus Murphy" w:date="2026-09-23T07:08:00Z" w16du:dateUtc="2026-09-23T14:08:00Z"/>
                <w:sz w:val="16"/>
              </w:rPr>
            </w:pPr>
            <w:del w:id="1574" w:author="Seamus Murphy" w:date="2026-09-23T07:08:00Z" w16du:dateUtc="2026-09-23T14:08:00Z">
              <w:r>
                <w:rPr>
                  <w:sz w:val="16"/>
                </w:rPr>
                <w:delText>Stand density</w:delText>
              </w:r>
            </w:del>
          </w:p>
        </w:tc>
        <w:tc>
          <w:tcPr>
            <w:tcW w:w="0" w:type="auto"/>
          </w:tcPr>
          <w:p w14:paraId="65090D06" w14:textId="77777777" w:rsidR="00360D12" w:rsidRDefault="00360D12" w:rsidP="008D2271">
            <w:pPr>
              <w:pStyle w:val="Compact"/>
              <w:rPr>
                <w:del w:id="1575" w:author="Seamus Murphy" w:date="2026-09-23T07:08:00Z" w16du:dateUtc="2026-09-23T14:08:00Z"/>
                <w:sz w:val="16"/>
              </w:rPr>
            </w:pPr>
            <w:del w:id="1576" w:author="Seamus Murphy" w:date="2026-09-23T07:08:00Z" w16du:dateUtc="2026-09-23T14:08:00Z">
              <w:r>
                <w:rPr>
                  <w:sz w:val="16"/>
                </w:rPr>
                <w:delText>0.555****</w:delText>
              </w:r>
            </w:del>
          </w:p>
        </w:tc>
        <w:tc>
          <w:tcPr>
            <w:tcW w:w="0" w:type="auto"/>
          </w:tcPr>
          <w:p w14:paraId="2745835C" w14:textId="77777777" w:rsidR="00360D12" w:rsidRDefault="00360D12" w:rsidP="008D2271">
            <w:pPr>
              <w:pStyle w:val="Compact"/>
              <w:rPr>
                <w:del w:id="1577" w:author="Seamus Murphy" w:date="2026-09-23T07:08:00Z" w16du:dateUtc="2026-09-23T14:08:00Z"/>
                <w:sz w:val="16"/>
              </w:rPr>
            </w:pPr>
            <w:del w:id="1578" w:author="Seamus Murphy" w:date="2026-09-23T07:08:00Z" w16du:dateUtc="2026-09-23T14:08:00Z">
              <w:r>
                <w:rPr>
                  <w:sz w:val="16"/>
                </w:rPr>
                <w:delText>collinearity</w:delText>
              </w:r>
            </w:del>
          </w:p>
        </w:tc>
        <w:tc>
          <w:tcPr>
            <w:tcW w:w="0" w:type="auto"/>
          </w:tcPr>
          <w:p w14:paraId="30CD34A4" w14:textId="77777777" w:rsidR="00360D12" w:rsidRDefault="00360D12" w:rsidP="008D2271">
            <w:pPr>
              <w:pStyle w:val="Compact"/>
              <w:rPr>
                <w:del w:id="1579" w:author="Seamus Murphy" w:date="2026-09-23T07:08:00Z" w16du:dateUtc="2026-09-23T14:08:00Z"/>
                <w:sz w:val="16"/>
              </w:rPr>
            </w:pPr>
            <w:del w:id="1580" w:author="Seamus Murphy" w:date="2026-09-23T07:08:00Z" w16du:dateUtc="2026-09-23T14:08:00Z">
              <w:r>
                <w:rPr>
                  <w:sz w:val="16"/>
                </w:rPr>
                <w:delText>NA</w:delText>
              </w:r>
            </w:del>
          </w:p>
        </w:tc>
        <w:tc>
          <w:tcPr>
            <w:tcW w:w="0" w:type="auto"/>
          </w:tcPr>
          <w:p w14:paraId="4B6957B6" w14:textId="77777777" w:rsidR="00360D12" w:rsidRDefault="00360D12" w:rsidP="008D2271">
            <w:pPr>
              <w:pStyle w:val="Compact"/>
              <w:rPr>
                <w:del w:id="1581" w:author="Seamus Murphy" w:date="2026-09-23T07:08:00Z" w16du:dateUtc="2026-09-23T14:08:00Z"/>
                <w:sz w:val="16"/>
              </w:rPr>
            </w:pPr>
          </w:p>
        </w:tc>
      </w:tr>
      <w:tr w:rsidR="00360D12" w14:paraId="79A7A7BB" w14:textId="77777777" w:rsidTr="0005315E">
        <w:trPr>
          <w:trHeight w:val="397"/>
          <w:del w:id="1582" w:author="Seamus Murphy" w:date="2026-09-23T07:08:00Z" w16du:dateUtc="2026-09-23T14:08:00Z"/>
        </w:trPr>
        <w:tc>
          <w:tcPr>
            <w:tcW w:w="0" w:type="auto"/>
          </w:tcPr>
          <w:p w14:paraId="519137B3" w14:textId="77777777" w:rsidR="00360D12" w:rsidRDefault="00360D12" w:rsidP="008D2271">
            <w:pPr>
              <w:pStyle w:val="Compact"/>
              <w:rPr>
                <w:del w:id="1583" w:author="Seamus Murphy" w:date="2026-09-23T07:08:00Z" w16du:dateUtc="2026-09-23T14:08:00Z"/>
                <w:sz w:val="16"/>
              </w:rPr>
            </w:pPr>
            <w:del w:id="1584" w:author="Seamus Murphy" w:date="2026-09-23T07:08:00Z" w16du:dateUtc="2026-09-23T14:08:00Z">
              <w:r>
                <w:rPr>
                  <w:sz w:val="16"/>
                </w:rPr>
                <w:delText>Flight-window windy hours (share above 15 km/h)</w:delText>
              </w:r>
            </w:del>
          </w:p>
        </w:tc>
        <w:tc>
          <w:tcPr>
            <w:tcW w:w="0" w:type="auto"/>
          </w:tcPr>
          <w:p w14:paraId="4B12BBB9" w14:textId="77777777" w:rsidR="00360D12" w:rsidRDefault="00360D12" w:rsidP="008D2271">
            <w:pPr>
              <w:pStyle w:val="Compact"/>
              <w:rPr>
                <w:del w:id="1585" w:author="Seamus Murphy" w:date="2026-09-23T07:08:00Z" w16du:dateUtc="2026-09-23T14:08:00Z"/>
                <w:sz w:val="16"/>
              </w:rPr>
            </w:pPr>
            <w:del w:id="1586" w:author="Seamus Murphy" w:date="2026-09-23T07:08:00Z" w16du:dateUtc="2026-09-23T14:08:00Z">
              <w:r>
                <w:rPr>
                  <w:sz w:val="16"/>
                </w:rPr>
                <w:delText>Flight-window wind, stations</w:delText>
              </w:r>
            </w:del>
          </w:p>
        </w:tc>
        <w:tc>
          <w:tcPr>
            <w:tcW w:w="0" w:type="auto"/>
          </w:tcPr>
          <w:p w14:paraId="28B87F0D" w14:textId="77777777" w:rsidR="00360D12" w:rsidRDefault="00360D12" w:rsidP="008D2271">
            <w:pPr>
              <w:pStyle w:val="Compact"/>
              <w:rPr>
                <w:del w:id="1587" w:author="Seamus Murphy" w:date="2026-09-23T07:08:00Z" w16du:dateUtc="2026-09-23T14:08:00Z"/>
                <w:sz w:val="16"/>
              </w:rPr>
            </w:pPr>
            <w:del w:id="1588" w:author="Seamus Murphy" w:date="2026-09-23T07:08:00Z" w16du:dateUtc="2026-09-23T14:08:00Z">
              <w:r>
                <w:rPr>
                  <w:sz w:val="16"/>
                </w:rPr>
                <w:delText>0.548****</w:delText>
              </w:r>
            </w:del>
          </w:p>
        </w:tc>
        <w:tc>
          <w:tcPr>
            <w:tcW w:w="0" w:type="auto"/>
          </w:tcPr>
          <w:p w14:paraId="48EEDD34" w14:textId="77777777" w:rsidR="00360D12" w:rsidRDefault="00360D12" w:rsidP="008D2271">
            <w:pPr>
              <w:pStyle w:val="Compact"/>
              <w:rPr>
                <w:del w:id="1589" w:author="Seamus Murphy" w:date="2026-09-23T07:08:00Z" w16du:dateUtc="2026-09-23T14:08:00Z"/>
                <w:sz w:val="16"/>
              </w:rPr>
            </w:pPr>
            <w:del w:id="1590" w:author="Seamus Murphy" w:date="2026-09-23T07:08:00Z" w16du:dateUtc="2026-09-23T14:08:00Z">
              <w:r>
                <w:rPr>
                  <w:sz w:val="16"/>
                </w:rPr>
                <w:delText>collinearity</w:delText>
              </w:r>
            </w:del>
          </w:p>
        </w:tc>
        <w:tc>
          <w:tcPr>
            <w:tcW w:w="0" w:type="auto"/>
          </w:tcPr>
          <w:p w14:paraId="0EA8F8AC" w14:textId="77777777" w:rsidR="00360D12" w:rsidRDefault="00360D12" w:rsidP="008D2271">
            <w:pPr>
              <w:pStyle w:val="Compact"/>
              <w:rPr>
                <w:del w:id="1591" w:author="Seamus Murphy" w:date="2026-09-23T07:08:00Z" w16du:dateUtc="2026-09-23T14:08:00Z"/>
                <w:sz w:val="16"/>
              </w:rPr>
            </w:pPr>
            <w:del w:id="1592" w:author="Seamus Murphy" w:date="2026-09-23T07:08:00Z" w16du:dateUtc="2026-09-23T14:08:00Z">
              <w:r>
                <w:rPr>
                  <w:sz w:val="16"/>
                </w:rPr>
                <w:delText>NA</w:delText>
              </w:r>
            </w:del>
          </w:p>
        </w:tc>
        <w:tc>
          <w:tcPr>
            <w:tcW w:w="0" w:type="auto"/>
          </w:tcPr>
          <w:p w14:paraId="03589DBA" w14:textId="77777777" w:rsidR="00360D12" w:rsidRDefault="00360D12" w:rsidP="008D2271">
            <w:pPr>
              <w:pStyle w:val="Compact"/>
              <w:rPr>
                <w:del w:id="1593" w:author="Seamus Murphy" w:date="2026-09-23T07:08:00Z" w16du:dateUtc="2026-09-23T14:08:00Z"/>
                <w:sz w:val="16"/>
              </w:rPr>
            </w:pPr>
          </w:p>
        </w:tc>
      </w:tr>
      <w:tr w:rsidR="00360D12" w14:paraId="3D650E65" w14:textId="77777777" w:rsidTr="0005315E">
        <w:trPr>
          <w:trHeight w:val="397"/>
          <w:del w:id="1594" w:author="Seamus Murphy" w:date="2026-09-23T07:08:00Z" w16du:dateUtc="2026-09-23T14:08:00Z"/>
        </w:trPr>
        <w:tc>
          <w:tcPr>
            <w:tcW w:w="0" w:type="auto"/>
          </w:tcPr>
          <w:p w14:paraId="2FDAB5DC" w14:textId="77777777" w:rsidR="00360D12" w:rsidRDefault="00360D12" w:rsidP="008D2271">
            <w:pPr>
              <w:pStyle w:val="Compact"/>
              <w:rPr>
                <w:del w:id="1595" w:author="Seamus Murphy" w:date="2026-09-23T07:08:00Z" w16du:dateUtc="2026-09-23T14:08:00Z"/>
                <w:sz w:val="16"/>
              </w:rPr>
            </w:pPr>
            <w:del w:id="1596" w:author="Seamus Murphy" w:date="2026-09-23T07:08:00Z" w16du:dateUtc="2026-09-23T14:08:00Z">
              <w:r>
                <w:rPr>
                  <w:sz w:val="16"/>
                </w:rPr>
                <w:delText>Flight-window calm hours (share below 5 km/h)</w:delText>
              </w:r>
            </w:del>
          </w:p>
        </w:tc>
        <w:tc>
          <w:tcPr>
            <w:tcW w:w="0" w:type="auto"/>
          </w:tcPr>
          <w:p w14:paraId="747F753C" w14:textId="77777777" w:rsidR="00360D12" w:rsidRDefault="00360D12" w:rsidP="008D2271">
            <w:pPr>
              <w:pStyle w:val="Compact"/>
              <w:rPr>
                <w:del w:id="1597" w:author="Seamus Murphy" w:date="2026-09-23T07:08:00Z" w16du:dateUtc="2026-09-23T14:08:00Z"/>
                <w:sz w:val="16"/>
              </w:rPr>
            </w:pPr>
            <w:del w:id="1598" w:author="Seamus Murphy" w:date="2026-09-23T07:08:00Z" w16du:dateUtc="2026-09-23T14:08:00Z">
              <w:r>
                <w:rPr>
                  <w:sz w:val="16"/>
                </w:rPr>
                <w:delText>Flight-window wind, stations</w:delText>
              </w:r>
            </w:del>
          </w:p>
        </w:tc>
        <w:tc>
          <w:tcPr>
            <w:tcW w:w="0" w:type="auto"/>
          </w:tcPr>
          <w:p w14:paraId="58C18777" w14:textId="77777777" w:rsidR="00360D12" w:rsidRDefault="00360D12" w:rsidP="008D2271">
            <w:pPr>
              <w:pStyle w:val="Compact"/>
              <w:rPr>
                <w:del w:id="1599" w:author="Seamus Murphy" w:date="2026-09-23T07:08:00Z" w16du:dateUtc="2026-09-23T14:08:00Z"/>
                <w:sz w:val="16"/>
              </w:rPr>
            </w:pPr>
            <w:del w:id="1600" w:author="Seamus Murphy" w:date="2026-09-23T07:08:00Z" w16du:dateUtc="2026-09-23T14:08:00Z">
              <w:r>
                <w:rPr>
                  <w:sz w:val="16"/>
                </w:rPr>
                <w:delText>0.547****</w:delText>
              </w:r>
            </w:del>
          </w:p>
        </w:tc>
        <w:tc>
          <w:tcPr>
            <w:tcW w:w="0" w:type="auto"/>
          </w:tcPr>
          <w:p w14:paraId="1376C610" w14:textId="77777777" w:rsidR="00360D12" w:rsidRDefault="00360D12" w:rsidP="008D2271">
            <w:pPr>
              <w:pStyle w:val="Compact"/>
              <w:rPr>
                <w:del w:id="1601" w:author="Seamus Murphy" w:date="2026-09-23T07:08:00Z" w16du:dateUtc="2026-09-23T14:08:00Z"/>
                <w:sz w:val="16"/>
              </w:rPr>
            </w:pPr>
            <w:del w:id="1602" w:author="Seamus Murphy" w:date="2026-09-23T07:08:00Z" w16du:dateUtc="2026-09-23T14:08:00Z">
              <w:r>
                <w:rPr>
                  <w:sz w:val="16"/>
                </w:rPr>
                <w:delText>collinearity</w:delText>
              </w:r>
            </w:del>
          </w:p>
        </w:tc>
        <w:tc>
          <w:tcPr>
            <w:tcW w:w="0" w:type="auto"/>
          </w:tcPr>
          <w:p w14:paraId="4E990185" w14:textId="77777777" w:rsidR="00360D12" w:rsidRDefault="00360D12" w:rsidP="008D2271">
            <w:pPr>
              <w:pStyle w:val="Compact"/>
              <w:rPr>
                <w:del w:id="1603" w:author="Seamus Murphy" w:date="2026-09-23T07:08:00Z" w16du:dateUtc="2026-09-23T14:08:00Z"/>
                <w:sz w:val="16"/>
              </w:rPr>
            </w:pPr>
            <w:del w:id="1604" w:author="Seamus Murphy" w:date="2026-09-23T07:08:00Z" w16du:dateUtc="2026-09-23T14:08:00Z">
              <w:r>
                <w:rPr>
                  <w:sz w:val="16"/>
                </w:rPr>
                <w:delText>NA</w:delText>
              </w:r>
            </w:del>
          </w:p>
        </w:tc>
        <w:tc>
          <w:tcPr>
            <w:tcW w:w="0" w:type="auto"/>
          </w:tcPr>
          <w:p w14:paraId="5EDC1D83" w14:textId="77777777" w:rsidR="00360D12" w:rsidRDefault="00360D12" w:rsidP="008D2271">
            <w:pPr>
              <w:pStyle w:val="Compact"/>
              <w:rPr>
                <w:del w:id="1605" w:author="Seamus Murphy" w:date="2026-09-23T07:08:00Z" w16du:dateUtc="2026-09-23T14:08:00Z"/>
                <w:sz w:val="16"/>
              </w:rPr>
            </w:pPr>
          </w:p>
        </w:tc>
      </w:tr>
      <w:tr w:rsidR="00360D12" w14:paraId="63BF3325" w14:textId="77777777" w:rsidTr="0005315E">
        <w:trPr>
          <w:trHeight w:val="397"/>
          <w:del w:id="1606" w:author="Seamus Murphy" w:date="2026-09-23T07:08:00Z" w16du:dateUtc="2026-09-23T14:08:00Z"/>
        </w:trPr>
        <w:tc>
          <w:tcPr>
            <w:tcW w:w="0" w:type="auto"/>
          </w:tcPr>
          <w:p w14:paraId="68E6106E" w14:textId="77777777" w:rsidR="00360D12" w:rsidRDefault="00360D12" w:rsidP="008D2271">
            <w:pPr>
              <w:pStyle w:val="Compact"/>
              <w:rPr>
                <w:del w:id="1607" w:author="Seamus Murphy" w:date="2026-09-23T07:08:00Z" w16du:dateUtc="2026-09-23T14:08:00Z"/>
                <w:sz w:val="16"/>
              </w:rPr>
            </w:pPr>
            <w:del w:id="1608" w:author="Seamus Murphy" w:date="2026-09-23T07:08:00Z" w16du:dateUtc="2026-09-23T14:08:00Z">
              <w:r>
                <w:rPr>
                  <w:sz w:val="16"/>
                </w:rPr>
                <w:delText>Multi-scale topographic position</w:delText>
              </w:r>
            </w:del>
          </w:p>
        </w:tc>
        <w:tc>
          <w:tcPr>
            <w:tcW w:w="0" w:type="auto"/>
          </w:tcPr>
          <w:p w14:paraId="5D1140B3" w14:textId="77777777" w:rsidR="00360D12" w:rsidRDefault="00360D12" w:rsidP="008D2271">
            <w:pPr>
              <w:pStyle w:val="Compact"/>
              <w:rPr>
                <w:del w:id="1609" w:author="Seamus Murphy" w:date="2026-09-23T07:08:00Z" w16du:dateUtc="2026-09-23T14:08:00Z"/>
                <w:sz w:val="16"/>
              </w:rPr>
            </w:pPr>
            <w:del w:id="1610" w:author="Seamus Murphy" w:date="2026-09-23T07:08:00Z" w16du:dateUtc="2026-09-23T14:08:00Z">
              <w:r>
                <w:rPr>
                  <w:sz w:val="16"/>
                </w:rPr>
                <w:delText>Terrain shape</w:delText>
              </w:r>
            </w:del>
          </w:p>
        </w:tc>
        <w:tc>
          <w:tcPr>
            <w:tcW w:w="0" w:type="auto"/>
          </w:tcPr>
          <w:p w14:paraId="79EBECB7" w14:textId="77777777" w:rsidR="00360D12" w:rsidRDefault="00360D12" w:rsidP="008D2271">
            <w:pPr>
              <w:pStyle w:val="Compact"/>
              <w:rPr>
                <w:del w:id="1611" w:author="Seamus Murphy" w:date="2026-09-23T07:08:00Z" w16du:dateUtc="2026-09-23T14:08:00Z"/>
                <w:sz w:val="16"/>
              </w:rPr>
            </w:pPr>
            <w:del w:id="1612" w:author="Seamus Murphy" w:date="2026-09-23T07:08:00Z" w16du:dateUtc="2026-09-23T14:08:00Z">
              <w:r>
                <w:rPr>
                  <w:sz w:val="16"/>
                </w:rPr>
                <w:delText>0.540****</w:delText>
              </w:r>
            </w:del>
          </w:p>
        </w:tc>
        <w:tc>
          <w:tcPr>
            <w:tcW w:w="0" w:type="auto"/>
          </w:tcPr>
          <w:p w14:paraId="6AE51294" w14:textId="77777777" w:rsidR="00360D12" w:rsidRDefault="00360D12" w:rsidP="008D2271">
            <w:pPr>
              <w:pStyle w:val="Compact"/>
              <w:rPr>
                <w:del w:id="1613" w:author="Seamus Murphy" w:date="2026-09-23T07:08:00Z" w16du:dateUtc="2026-09-23T14:08:00Z"/>
                <w:sz w:val="16"/>
              </w:rPr>
            </w:pPr>
            <w:del w:id="1614" w:author="Seamus Murphy" w:date="2026-09-23T07:08:00Z" w16du:dateUtc="2026-09-23T14:08:00Z">
              <w:r>
                <w:rPr>
                  <w:sz w:val="16"/>
                </w:rPr>
                <w:delText>collinearity</w:delText>
              </w:r>
            </w:del>
          </w:p>
        </w:tc>
        <w:tc>
          <w:tcPr>
            <w:tcW w:w="0" w:type="auto"/>
          </w:tcPr>
          <w:p w14:paraId="71069965" w14:textId="77777777" w:rsidR="00360D12" w:rsidRDefault="00360D12" w:rsidP="008D2271">
            <w:pPr>
              <w:pStyle w:val="Compact"/>
              <w:rPr>
                <w:del w:id="1615" w:author="Seamus Murphy" w:date="2026-09-23T07:08:00Z" w16du:dateUtc="2026-09-23T14:08:00Z"/>
                <w:sz w:val="16"/>
              </w:rPr>
            </w:pPr>
            <w:del w:id="1616" w:author="Seamus Murphy" w:date="2026-09-23T07:08:00Z" w16du:dateUtc="2026-09-23T14:08:00Z">
              <w:r>
                <w:rPr>
                  <w:sz w:val="16"/>
                </w:rPr>
                <w:delText>NA</w:delText>
              </w:r>
            </w:del>
          </w:p>
        </w:tc>
        <w:tc>
          <w:tcPr>
            <w:tcW w:w="0" w:type="auto"/>
          </w:tcPr>
          <w:p w14:paraId="2537AB9C" w14:textId="77777777" w:rsidR="00360D12" w:rsidRDefault="00360D12" w:rsidP="008D2271">
            <w:pPr>
              <w:pStyle w:val="Compact"/>
              <w:rPr>
                <w:del w:id="1617" w:author="Seamus Murphy" w:date="2026-09-23T07:08:00Z" w16du:dateUtc="2026-09-23T14:08:00Z"/>
                <w:sz w:val="16"/>
              </w:rPr>
            </w:pPr>
          </w:p>
        </w:tc>
      </w:tr>
      <w:tr w:rsidR="00360D12" w14:paraId="32681986" w14:textId="77777777" w:rsidTr="0005315E">
        <w:trPr>
          <w:trHeight w:val="397"/>
          <w:del w:id="1618" w:author="Seamus Murphy" w:date="2026-09-23T07:08:00Z" w16du:dateUtc="2026-09-23T14:08:00Z"/>
        </w:trPr>
        <w:tc>
          <w:tcPr>
            <w:tcW w:w="0" w:type="auto"/>
          </w:tcPr>
          <w:p w14:paraId="391A0A7A" w14:textId="77777777" w:rsidR="00360D12" w:rsidRDefault="00360D12" w:rsidP="008D2271">
            <w:pPr>
              <w:pStyle w:val="Compact"/>
              <w:rPr>
                <w:del w:id="1619" w:author="Seamus Murphy" w:date="2026-09-23T07:08:00Z" w16du:dateUtc="2026-09-23T14:08:00Z"/>
                <w:sz w:val="16"/>
              </w:rPr>
            </w:pPr>
            <w:del w:id="1620" w:author="Seamus Murphy" w:date="2026-09-23T07:08:00Z" w16du:dateUtc="2026-09-23T14:08:00Z">
              <w:r>
                <w:rPr>
                  <w:sz w:val="16"/>
                </w:rPr>
                <w:delText>August mean wind (km/h)</w:delText>
              </w:r>
            </w:del>
          </w:p>
        </w:tc>
        <w:tc>
          <w:tcPr>
            <w:tcW w:w="0" w:type="auto"/>
          </w:tcPr>
          <w:p w14:paraId="3710C3B6" w14:textId="77777777" w:rsidR="00360D12" w:rsidRDefault="00360D12" w:rsidP="008D2271">
            <w:pPr>
              <w:pStyle w:val="Compact"/>
              <w:rPr>
                <w:del w:id="1621" w:author="Seamus Murphy" w:date="2026-09-23T07:08:00Z" w16du:dateUtc="2026-09-23T14:08:00Z"/>
                <w:sz w:val="16"/>
              </w:rPr>
            </w:pPr>
            <w:del w:id="1622" w:author="Seamus Murphy" w:date="2026-09-23T07:08:00Z" w16du:dateUtc="2026-09-23T14:08:00Z">
              <w:r>
                <w:rPr>
                  <w:sz w:val="16"/>
                </w:rPr>
                <w:delText>Flight-window wind, stations</w:delText>
              </w:r>
            </w:del>
          </w:p>
        </w:tc>
        <w:tc>
          <w:tcPr>
            <w:tcW w:w="0" w:type="auto"/>
          </w:tcPr>
          <w:p w14:paraId="1930EB58" w14:textId="77777777" w:rsidR="00360D12" w:rsidRDefault="00360D12" w:rsidP="008D2271">
            <w:pPr>
              <w:pStyle w:val="Compact"/>
              <w:rPr>
                <w:del w:id="1623" w:author="Seamus Murphy" w:date="2026-09-23T07:08:00Z" w16du:dateUtc="2026-09-23T14:08:00Z"/>
                <w:sz w:val="16"/>
              </w:rPr>
            </w:pPr>
            <w:del w:id="1624" w:author="Seamus Murphy" w:date="2026-09-23T07:08:00Z" w16du:dateUtc="2026-09-23T14:08:00Z">
              <w:r>
                <w:rPr>
                  <w:sz w:val="16"/>
                </w:rPr>
                <w:delText>0.534****</w:delText>
              </w:r>
            </w:del>
          </w:p>
        </w:tc>
        <w:tc>
          <w:tcPr>
            <w:tcW w:w="0" w:type="auto"/>
          </w:tcPr>
          <w:p w14:paraId="04C15ABA" w14:textId="77777777" w:rsidR="00360D12" w:rsidRDefault="00360D12" w:rsidP="008D2271">
            <w:pPr>
              <w:pStyle w:val="Compact"/>
              <w:rPr>
                <w:del w:id="1625" w:author="Seamus Murphy" w:date="2026-09-23T07:08:00Z" w16du:dateUtc="2026-09-23T14:08:00Z"/>
                <w:sz w:val="16"/>
              </w:rPr>
            </w:pPr>
            <w:del w:id="1626" w:author="Seamus Murphy" w:date="2026-09-23T07:08:00Z" w16du:dateUtc="2026-09-23T14:08:00Z">
              <w:r>
                <w:rPr>
                  <w:sz w:val="16"/>
                </w:rPr>
                <w:delText>collinearity</w:delText>
              </w:r>
            </w:del>
          </w:p>
        </w:tc>
        <w:tc>
          <w:tcPr>
            <w:tcW w:w="0" w:type="auto"/>
          </w:tcPr>
          <w:p w14:paraId="08C23730" w14:textId="77777777" w:rsidR="00360D12" w:rsidRDefault="00360D12" w:rsidP="008D2271">
            <w:pPr>
              <w:pStyle w:val="Compact"/>
              <w:rPr>
                <w:del w:id="1627" w:author="Seamus Murphy" w:date="2026-09-23T07:08:00Z" w16du:dateUtc="2026-09-23T14:08:00Z"/>
                <w:sz w:val="16"/>
              </w:rPr>
            </w:pPr>
            <w:del w:id="1628" w:author="Seamus Murphy" w:date="2026-09-23T07:08:00Z" w16du:dateUtc="2026-09-23T14:08:00Z">
              <w:r>
                <w:rPr>
                  <w:sz w:val="16"/>
                </w:rPr>
                <w:delText>NA</w:delText>
              </w:r>
            </w:del>
          </w:p>
        </w:tc>
        <w:tc>
          <w:tcPr>
            <w:tcW w:w="0" w:type="auto"/>
          </w:tcPr>
          <w:p w14:paraId="1DCBE6F5" w14:textId="77777777" w:rsidR="00360D12" w:rsidRDefault="00360D12" w:rsidP="008D2271">
            <w:pPr>
              <w:pStyle w:val="Compact"/>
              <w:rPr>
                <w:del w:id="1629" w:author="Seamus Murphy" w:date="2026-09-23T07:08:00Z" w16du:dateUtc="2026-09-23T14:08:00Z"/>
                <w:sz w:val="16"/>
              </w:rPr>
            </w:pPr>
          </w:p>
        </w:tc>
      </w:tr>
      <w:tr w:rsidR="00360D12" w14:paraId="53F2B7C9" w14:textId="77777777" w:rsidTr="0005315E">
        <w:trPr>
          <w:trHeight w:val="397"/>
          <w:del w:id="1630" w:author="Seamus Murphy" w:date="2026-09-23T07:08:00Z" w16du:dateUtc="2026-09-23T14:08:00Z"/>
        </w:trPr>
        <w:tc>
          <w:tcPr>
            <w:tcW w:w="0" w:type="auto"/>
          </w:tcPr>
          <w:p w14:paraId="5EA7FF52" w14:textId="77777777" w:rsidR="00360D12" w:rsidRDefault="00360D12" w:rsidP="008D2271">
            <w:pPr>
              <w:pStyle w:val="Compact"/>
              <w:rPr>
                <w:del w:id="1631" w:author="Seamus Murphy" w:date="2026-09-23T07:08:00Z" w16du:dateUtc="2026-09-23T14:08:00Z"/>
                <w:sz w:val="16"/>
              </w:rPr>
            </w:pPr>
            <w:del w:id="1632" w:author="Seamus Murphy" w:date="2026-09-23T07:08:00Z" w16du:dateUtc="2026-09-23T14:08:00Z">
              <w:r>
                <w:rPr>
                  <w:sz w:val="16"/>
                </w:rPr>
                <w:delText>Plan curvature</w:delText>
              </w:r>
            </w:del>
          </w:p>
        </w:tc>
        <w:tc>
          <w:tcPr>
            <w:tcW w:w="0" w:type="auto"/>
          </w:tcPr>
          <w:p w14:paraId="6DFADE3A" w14:textId="77777777" w:rsidR="00360D12" w:rsidRDefault="00360D12" w:rsidP="008D2271">
            <w:pPr>
              <w:pStyle w:val="Compact"/>
              <w:rPr>
                <w:del w:id="1633" w:author="Seamus Murphy" w:date="2026-09-23T07:08:00Z" w16du:dateUtc="2026-09-23T14:08:00Z"/>
                <w:sz w:val="16"/>
              </w:rPr>
            </w:pPr>
            <w:del w:id="1634" w:author="Seamus Murphy" w:date="2026-09-23T07:08:00Z" w16du:dateUtc="2026-09-23T14:08:00Z">
              <w:r>
                <w:rPr>
                  <w:sz w:val="16"/>
                </w:rPr>
                <w:delText>Terrain shape</w:delText>
              </w:r>
            </w:del>
          </w:p>
        </w:tc>
        <w:tc>
          <w:tcPr>
            <w:tcW w:w="0" w:type="auto"/>
          </w:tcPr>
          <w:p w14:paraId="4C2C576C" w14:textId="77777777" w:rsidR="00360D12" w:rsidRDefault="00360D12" w:rsidP="008D2271">
            <w:pPr>
              <w:pStyle w:val="Compact"/>
              <w:rPr>
                <w:del w:id="1635" w:author="Seamus Murphy" w:date="2026-09-23T07:08:00Z" w16du:dateUtc="2026-09-23T14:08:00Z"/>
                <w:sz w:val="16"/>
              </w:rPr>
            </w:pPr>
            <w:del w:id="1636" w:author="Seamus Murphy" w:date="2026-09-23T07:08:00Z" w16du:dateUtc="2026-09-23T14:08:00Z">
              <w:r>
                <w:rPr>
                  <w:sz w:val="16"/>
                </w:rPr>
                <w:delText>0.528****</w:delText>
              </w:r>
            </w:del>
          </w:p>
        </w:tc>
        <w:tc>
          <w:tcPr>
            <w:tcW w:w="0" w:type="auto"/>
          </w:tcPr>
          <w:p w14:paraId="5C22A9EB" w14:textId="77777777" w:rsidR="00360D12" w:rsidRDefault="00360D12" w:rsidP="008D2271">
            <w:pPr>
              <w:pStyle w:val="Compact"/>
              <w:rPr>
                <w:del w:id="1637" w:author="Seamus Murphy" w:date="2026-09-23T07:08:00Z" w16du:dateUtc="2026-09-23T14:08:00Z"/>
                <w:sz w:val="16"/>
              </w:rPr>
            </w:pPr>
            <w:del w:id="1638" w:author="Seamus Murphy" w:date="2026-09-23T07:08:00Z" w16du:dateUtc="2026-09-23T14:08:00Z">
              <w:r>
                <w:rPr>
                  <w:sz w:val="16"/>
                </w:rPr>
                <w:delText>collinearity</w:delText>
              </w:r>
            </w:del>
          </w:p>
        </w:tc>
        <w:tc>
          <w:tcPr>
            <w:tcW w:w="0" w:type="auto"/>
          </w:tcPr>
          <w:p w14:paraId="38DD747D" w14:textId="77777777" w:rsidR="00360D12" w:rsidRDefault="00360D12" w:rsidP="008D2271">
            <w:pPr>
              <w:pStyle w:val="Compact"/>
              <w:rPr>
                <w:del w:id="1639" w:author="Seamus Murphy" w:date="2026-09-23T07:08:00Z" w16du:dateUtc="2026-09-23T14:08:00Z"/>
                <w:sz w:val="16"/>
              </w:rPr>
            </w:pPr>
            <w:del w:id="1640" w:author="Seamus Murphy" w:date="2026-09-23T07:08:00Z" w16du:dateUtc="2026-09-23T14:08:00Z">
              <w:r>
                <w:rPr>
                  <w:sz w:val="16"/>
                </w:rPr>
                <w:delText>NA</w:delText>
              </w:r>
            </w:del>
          </w:p>
        </w:tc>
        <w:tc>
          <w:tcPr>
            <w:tcW w:w="0" w:type="auto"/>
          </w:tcPr>
          <w:p w14:paraId="22CAAA44" w14:textId="77777777" w:rsidR="00360D12" w:rsidRDefault="00360D12" w:rsidP="008D2271">
            <w:pPr>
              <w:pStyle w:val="Compact"/>
              <w:rPr>
                <w:del w:id="1641" w:author="Seamus Murphy" w:date="2026-09-23T07:08:00Z" w16du:dateUtc="2026-09-23T14:08:00Z"/>
                <w:sz w:val="16"/>
              </w:rPr>
            </w:pPr>
          </w:p>
        </w:tc>
      </w:tr>
      <w:tr w:rsidR="00360D12" w14:paraId="19BC3C5E" w14:textId="77777777" w:rsidTr="0005315E">
        <w:trPr>
          <w:trHeight w:val="397"/>
          <w:del w:id="1642" w:author="Seamus Murphy" w:date="2026-09-23T07:08:00Z" w16du:dateUtc="2026-09-23T14:08:00Z"/>
        </w:trPr>
        <w:tc>
          <w:tcPr>
            <w:tcW w:w="0" w:type="auto"/>
          </w:tcPr>
          <w:p w14:paraId="218185FE" w14:textId="77777777" w:rsidR="00360D12" w:rsidRDefault="00360D12" w:rsidP="008D2271">
            <w:pPr>
              <w:pStyle w:val="Compact"/>
              <w:rPr>
                <w:del w:id="1643" w:author="Seamus Murphy" w:date="2026-09-23T07:08:00Z" w16du:dateUtc="2026-09-23T14:08:00Z"/>
                <w:sz w:val="16"/>
              </w:rPr>
            </w:pPr>
            <w:del w:id="1644" w:author="Seamus Murphy" w:date="2026-09-23T07:08:00Z" w16du:dateUtc="2026-09-23T14:08:00Z">
              <w:r>
                <w:rPr>
                  <w:sz w:val="16"/>
                </w:rPr>
                <w:delText>solar_flight_diffuse</w:delText>
              </w:r>
            </w:del>
          </w:p>
        </w:tc>
        <w:tc>
          <w:tcPr>
            <w:tcW w:w="0" w:type="auto"/>
          </w:tcPr>
          <w:p w14:paraId="00FE314D" w14:textId="77777777" w:rsidR="00360D12" w:rsidRDefault="00360D12" w:rsidP="008D2271">
            <w:pPr>
              <w:pStyle w:val="Compact"/>
              <w:rPr>
                <w:del w:id="1645" w:author="Seamus Murphy" w:date="2026-09-23T07:08:00Z" w16du:dateUtc="2026-09-23T14:08:00Z"/>
                <w:sz w:val="16"/>
              </w:rPr>
            </w:pPr>
            <w:del w:id="1646" w:author="Seamus Murphy" w:date="2026-09-23T07:08:00Z" w16du:dateUtc="2026-09-23T14:08:00Z">
              <w:r>
                <w:rPr>
                  <w:sz w:val="16"/>
                </w:rPr>
                <w:delText>Flight-window radiation</w:delText>
              </w:r>
            </w:del>
          </w:p>
        </w:tc>
        <w:tc>
          <w:tcPr>
            <w:tcW w:w="0" w:type="auto"/>
          </w:tcPr>
          <w:p w14:paraId="32B60A26" w14:textId="77777777" w:rsidR="00360D12" w:rsidRDefault="00360D12" w:rsidP="008D2271">
            <w:pPr>
              <w:pStyle w:val="Compact"/>
              <w:rPr>
                <w:del w:id="1647" w:author="Seamus Murphy" w:date="2026-09-23T07:08:00Z" w16du:dateUtc="2026-09-23T14:08:00Z"/>
                <w:sz w:val="16"/>
              </w:rPr>
            </w:pPr>
            <w:del w:id="1648" w:author="Seamus Murphy" w:date="2026-09-23T07:08:00Z" w16du:dateUtc="2026-09-23T14:08:00Z">
              <w:r>
                <w:rPr>
                  <w:sz w:val="16"/>
                </w:rPr>
                <w:delText>0.528****</w:delText>
              </w:r>
            </w:del>
          </w:p>
        </w:tc>
        <w:tc>
          <w:tcPr>
            <w:tcW w:w="0" w:type="auto"/>
          </w:tcPr>
          <w:p w14:paraId="0CB02FF9" w14:textId="77777777" w:rsidR="00360D12" w:rsidRDefault="00360D12" w:rsidP="008D2271">
            <w:pPr>
              <w:pStyle w:val="Compact"/>
              <w:rPr>
                <w:del w:id="1649" w:author="Seamus Murphy" w:date="2026-09-23T07:08:00Z" w16du:dateUtc="2026-09-23T14:08:00Z"/>
                <w:sz w:val="16"/>
              </w:rPr>
            </w:pPr>
            <w:del w:id="1650" w:author="Seamus Murphy" w:date="2026-09-23T07:08:00Z" w16du:dateUtc="2026-09-23T14:08:00Z">
              <w:r>
                <w:rPr>
                  <w:sz w:val="16"/>
                </w:rPr>
                <w:delText>collinearity</w:delText>
              </w:r>
            </w:del>
          </w:p>
        </w:tc>
        <w:tc>
          <w:tcPr>
            <w:tcW w:w="0" w:type="auto"/>
          </w:tcPr>
          <w:p w14:paraId="5E2D0C1B" w14:textId="77777777" w:rsidR="00360D12" w:rsidRDefault="00360D12" w:rsidP="008D2271">
            <w:pPr>
              <w:pStyle w:val="Compact"/>
              <w:rPr>
                <w:del w:id="1651" w:author="Seamus Murphy" w:date="2026-09-23T07:08:00Z" w16du:dateUtc="2026-09-23T14:08:00Z"/>
                <w:sz w:val="16"/>
              </w:rPr>
            </w:pPr>
            <w:del w:id="1652" w:author="Seamus Murphy" w:date="2026-09-23T07:08:00Z" w16du:dateUtc="2026-09-23T14:08:00Z">
              <w:r>
                <w:rPr>
                  <w:sz w:val="16"/>
                </w:rPr>
                <w:delText>NA</w:delText>
              </w:r>
            </w:del>
          </w:p>
        </w:tc>
        <w:tc>
          <w:tcPr>
            <w:tcW w:w="0" w:type="auto"/>
          </w:tcPr>
          <w:p w14:paraId="01364330" w14:textId="77777777" w:rsidR="00360D12" w:rsidRDefault="00360D12" w:rsidP="008D2271">
            <w:pPr>
              <w:pStyle w:val="Compact"/>
              <w:rPr>
                <w:del w:id="1653" w:author="Seamus Murphy" w:date="2026-09-23T07:08:00Z" w16du:dateUtc="2026-09-23T14:08:00Z"/>
                <w:sz w:val="16"/>
              </w:rPr>
            </w:pPr>
          </w:p>
        </w:tc>
      </w:tr>
      <w:tr w:rsidR="00360D12" w14:paraId="2ADDE4F7" w14:textId="77777777" w:rsidTr="0005315E">
        <w:trPr>
          <w:trHeight w:val="397"/>
          <w:del w:id="1654" w:author="Seamus Murphy" w:date="2026-09-23T07:08:00Z" w16du:dateUtc="2026-09-23T14:08:00Z"/>
        </w:trPr>
        <w:tc>
          <w:tcPr>
            <w:tcW w:w="0" w:type="auto"/>
          </w:tcPr>
          <w:p w14:paraId="656490E7" w14:textId="77777777" w:rsidR="00360D12" w:rsidRDefault="00360D12" w:rsidP="008D2271">
            <w:pPr>
              <w:pStyle w:val="Compact"/>
              <w:rPr>
                <w:del w:id="1655" w:author="Seamus Murphy" w:date="2026-09-23T07:08:00Z" w16du:dateUtc="2026-09-23T14:08:00Z"/>
                <w:sz w:val="16"/>
              </w:rPr>
            </w:pPr>
            <w:del w:id="1656" w:author="Seamus Murphy" w:date="2026-09-23T07:08:00Z" w16du:dateUtc="2026-09-23T14:08:00Z">
              <w:r>
                <w:rPr>
                  <w:sz w:val="16"/>
                </w:rPr>
                <w:delText>Windward-leeward index</w:delText>
              </w:r>
            </w:del>
          </w:p>
        </w:tc>
        <w:tc>
          <w:tcPr>
            <w:tcW w:w="0" w:type="auto"/>
          </w:tcPr>
          <w:p w14:paraId="5E17E072" w14:textId="77777777" w:rsidR="00360D12" w:rsidRDefault="00360D12" w:rsidP="008D2271">
            <w:pPr>
              <w:pStyle w:val="Compact"/>
              <w:rPr>
                <w:del w:id="1657" w:author="Seamus Murphy" w:date="2026-09-23T07:08:00Z" w16du:dateUtc="2026-09-23T14:08:00Z"/>
                <w:sz w:val="16"/>
              </w:rPr>
            </w:pPr>
            <w:del w:id="1658" w:author="Seamus Murphy" w:date="2026-09-23T07:08:00Z" w16du:dateUtc="2026-09-23T14:08:00Z">
              <w:r>
                <w:rPr>
                  <w:sz w:val="16"/>
                </w:rPr>
                <w:delText>Terrain exposure to wind</w:delText>
              </w:r>
            </w:del>
          </w:p>
        </w:tc>
        <w:tc>
          <w:tcPr>
            <w:tcW w:w="0" w:type="auto"/>
          </w:tcPr>
          <w:p w14:paraId="550A5492" w14:textId="77777777" w:rsidR="00360D12" w:rsidRDefault="00360D12" w:rsidP="008D2271">
            <w:pPr>
              <w:pStyle w:val="Compact"/>
              <w:rPr>
                <w:del w:id="1659" w:author="Seamus Murphy" w:date="2026-09-23T07:08:00Z" w16du:dateUtc="2026-09-23T14:08:00Z"/>
                <w:sz w:val="16"/>
              </w:rPr>
            </w:pPr>
            <w:del w:id="1660" w:author="Seamus Murphy" w:date="2026-09-23T07:08:00Z" w16du:dateUtc="2026-09-23T14:08:00Z">
              <w:r>
                <w:rPr>
                  <w:sz w:val="16"/>
                </w:rPr>
                <w:delText>0.522****</w:delText>
              </w:r>
            </w:del>
          </w:p>
        </w:tc>
        <w:tc>
          <w:tcPr>
            <w:tcW w:w="0" w:type="auto"/>
          </w:tcPr>
          <w:p w14:paraId="085B591B" w14:textId="77777777" w:rsidR="00360D12" w:rsidRDefault="00360D12" w:rsidP="008D2271">
            <w:pPr>
              <w:pStyle w:val="Compact"/>
              <w:rPr>
                <w:del w:id="1661" w:author="Seamus Murphy" w:date="2026-09-23T07:08:00Z" w16du:dateUtc="2026-09-23T14:08:00Z"/>
                <w:sz w:val="16"/>
              </w:rPr>
            </w:pPr>
            <w:del w:id="1662" w:author="Seamus Murphy" w:date="2026-09-23T07:08:00Z" w16du:dateUtc="2026-09-23T14:08:00Z">
              <w:r>
                <w:rPr>
                  <w:sz w:val="16"/>
                </w:rPr>
                <w:delText>collinearity</w:delText>
              </w:r>
            </w:del>
          </w:p>
        </w:tc>
        <w:tc>
          <w:tcPr>
            <w:tcW w:w="0" w:type="auto"/>
          </w:tcPr>
          <w:p w14:paraId="33762226" w14:textId="77777777" w:rsidR="00360D12" w:rsidRDefault="00360D12" w:rsidP="008D2271">
            <w:pPr>
              <w:pStyle w:val="Compact"/>
              <w:rPr>
                <w:del w:id="1663" w:author="Seamus Murphy" w:date="2026-09-23T07:08:00Z" w16du:dateUtc="2026-09-23T14:08:00Z"/>
                <w:sz w:val="16"/>
              </w:rPr>
            </w:pPr>
            <w:del w:id="1664" w:author="Seamus Murphy" w:date="2026-09-23T07:08:00Z" w16du:dateUtc="2026-09-23T14:08:00Z">
              <w:r>
                <w:rPr>
                  <w:sz w:val="16"/>
                </w:rPr>
                <w:delText>NA</w:delText>
              </w:r>
            </w:del>
          </w:p>
        </w:tc>
        <w:tc>
          <w:tcPr>
            <w:tcW w:w="0" w:type="auto"/>
          </w:tcPr>
          <w:p w14:paraId="5608CE44" w14:textId="77777777" w:rsidR="00360D12" w:rsidRDefault="00360D12" w:rsidP="008D2271">
            <w:pPr>
              <w:pStyle w:val="Compact"/>
              <w:rPr>
                <w:del w:id="1665" w:author="Seamus Murphy" w:date="2026-09-23T07:08:00Z" w16du:dateUtc="2026-09-23T14:08:00Z"/>
                <w:sz w:val="16"/>
              </w:rPr>
            </w:pPr>
          </w:p>
        </w:tc>
      </w:tr>
      <w:tr w:rsidR="00360D12" w14:paraId="2ED7A87A" w14:textId="77777777" w:rsidTr="0005315E">
        <w:trPr>
          <w:trHeight w:val="397"/>
          <w:del w:id="1666" w:author="Seamus Murphy" w:date="2026-09-23T07:08:00Z" w16du:dateUtc="2026-09-23T14:08:00Z"/>
        </w:trPr>
        <w:tc>
          <w:tcPr>
            <w:tcW w:w="0" w:type="auto"/>
          </w:tcPr>
          <w:p w14:paraId="1DA59E8A" w14:textId="77777777" w:rsidR="00360D12" w:rsidRDefault="00360D12" w:rsidP="008D2271">
            <w:pPr>
              <w:pStyle w:val="Compact"/>
              <w:rPr>
                <w:del w:id="1667" w:author="Seamus Murphy" w:date="2026-09-23T07:08:00Z" w16du:dateUtc="2026-09-23T14:08:00Z"/>
                <w:sz w:val="16"/>
              </w:rPr>
            </w:pPr>
            <w:del w:id="1668" w:author="Seamus Murphy" w:date="2026-09-23T07:08:00Z" w16du:dateUtc="2026-09-23T14:08:00Z">
              <w:r>
                <w:rPr>
                  <w:sz w:val="16"/>
                </w:rPr>
                <w:delText>Growing-season total radiation (kWh/m2)</w:delText>
              </w:r>
            </w:del>
          </w:p>
        </w:tc>
        <w:tc>
          <w:tcPr>
            <w:tcW w:w="0" w:type="auto"/>
          </w:tcPr>
          <w:p w14:paraId="75BFE08F" w14:textId="77777777" w:rsidR="00360D12" w:rsidRDefault="00360D12" w:rsidP="008D2271">
            <w:pPr>
              <w:pStyle w:val="Compact"/>
              <w:rPr>
                <w:del w:id="1669" w:author="Seamus Murphy" w:date="2026-09-23T07:08:00Z" w16du:dateUtc="2026-09-23T14:08:00Z"/>
                <w:sz w:val="16"/>
              </w:rPr>
            </w:pPr>
            <w:del w:id="1670" w:author="Seamus Murphy" w:date="2026-09-23T07:08:00Z" w16du:dateUtc="2026-09-23T14:08:00Z">
              <w:r>
                <w:rPr>
                  <w:sz w:val="16"/>
                </w:rPr>
                <w:delText>Topographic shading</w:delText>
              </w:r>
            </w:del>
          </w:p>
        </w:tc>
        <w:tc>
          <w:tcPr>
            <w:tcW w:w="0" w:type="auto"/>
          </w:tcPr>
          <w:p w14:paraId="5D16B247" w14:textId="77777777" w:rsidR="00360D12" w:rsidRDefault="00360D12" w:rsidP="008D2271">
            <w:pPr>
              <w:pStyle w:val="Compact"/>
              <w:rPr>
                <w:del w:id="1671" w:author="Seamus Murphy" w:date="2026-09-23T07:08:00Z" w16du:dateUtc="2026-09-23T14:08:00Z"/>
                <w:sz w:val="16"/>
              </w:rPr>
            </w:pPr>
            <w:del w:id="1672" w:author="Seamus Murphy" w:date="2026-09-23T07:08:00Z" w16du:dateUtc="2026-09-23T14:08:00Z">
              <w:r>
                <w:rPr>
                  <w:sz w:val="16"/>
                </w:rPr>
                <w:delText>0.517****</w:delText>
              </w:r>
            </w:del>
          </w:p>
        </w:tc>
        <w:tc>
          <w:tcPr>
            <w:tcW w:w="0" w:type="auto"/>
          </w:tcPr>
          <w:p w14:paraId="4AC23006" w14:textId="77777777" w:rsidR="00360D12" w:rsidRDefault="00360D12" w:rsidP="008D2271">
            <w:pPr>
              <w:pStyle w:val="Compact"/>
              <w:rPr>
                <w:del w:id="1673" w:author="Seamus Murphy" w:date="2026-09-23T07:08:00Z" w16du:dateUtc="2026-09-23T14:08:00Z"/>
                <w:sz w:val="16"/>
              </w:rPr>
            </w:pPr>
            <w:del w:id="1674" w:author="Seamus Murphy" w:date="2026-09-23T07:08:00Z" w16du:dateUtc="2026-09-23T14:08:00Z">
              <w:r>
                <w:rPr>
                  <w:sz w:val="16"/>
                </w:rPr>
                <w:delText>collinearity</w:delText>
              </w:r>
            </w:del>
          </w:p>
        </w:tc>
        <w:tc>
          <w:tcPr>
            <w:tcW w:w="0" w:type="auto"/>
          </w:tcPr>
          <w:p w14:paraId="16B9350B" w14:textId="77777777" w:rsidR="00360D12" w:rsidRDefault="00360D12" w:rsidP="008D2271">
            <w:pPr>
              <w:pStyle w:val="Compact"/>
              <w:rPr>
                <w:del w:id="1675" w:author="Seamus Murphy" w:date="2026-09-23T07:08:00Z" w16du:dateUtc="2026-09-23T14:08:00Z"/>
                <w:sz w:val="16"/>
              </w:rPr>
            </w:pPr>
            <w:del w:id="1676" w:author="Seamus Murphy" w:date="2026-09-23T07:08:00Z" w16du:dateUtc="2026-09-23T14:08:00Z">
              <w:r>
                <w:rPr>
                  <w:sz w:val="16"/>
                </w:rPr>
                <w:delText>NA</w:delText>
              </w:r>
            </w:del>
          </w:p>
        </w:tc>
        <w:tc>
          <w:tcPr>
            <w:tcW w:w="0" w:type="auto"/>
          </w:tcPr>
          <w:p w14:paraId="5A3498D2" w14:textId="77777777" w:rsidR="00360D12" w:rsidRDefault="00360D12" w:rsidP="008D2271">
            <w:pPr>
              <w:pStyle w:val="Compact"/>
              <w:rPr>
                <w:del w:id="1677" w:author="Seamus Murphy" w:date="2026-09-23T07:08:00Z" w16du:dateUtc="2026-09-23T14:08:00Z"/>
                <w:sz w:val="16"/>
              </w:rPr>
            </w:pPr>
          </w:p>
        </w:tc>
      </w:tr>
      <w:tr w:rsidR="00360D12" w14:paraId="4E8E22D7" w14:textId="77777777" w:rsidTr="0005315E">
        <w:trPr>
          <w:trHeight w:val="397"/>
          <w:del w:id="1678" w:author="Seamus Murphy" w:date="2026-09-23T07:08:00Z" w16du:dateUtc="2026-09-23T14:08:00Z"/>
        </w:trPr>
        <w:tc>
          <w:tcPr>
            <w:tcW w:w="0" w:type="auto"/>
          </w:tcPr>
          <w:p w14:paraId="22671149" w14:textId="77777777" w:rsidR="00360D12" w:rsidRDefault="00360D12" w:rsidP="008D2271">
            <w:pPr>
              <w:pStyle w:val="Compact"/>
              <w:rPr>
                <w:del w:id="1679" w:author="Seamus Murphy" w:date="2026-09-23T07:08:00Z" w16du:dateUtc="2026-09-23T14:08:00Z"/>
                <w:sz w:val="16"/>
              </w:rPr>
            </w:pPr>
            <w:del w:id="1680" w:author="Seamus Murphy" w:date="2026-09-23T07:08:00Z" w16du:dateUtc="2026-09-23T14:08:00Z">
              <w:r>
                <w:rPr>
                  <w:sz w:val="16"/>
                </w:rPr>
                <w:delText>Growing-season direct radiation (kWh/m2)</w:delText>
              </w:r>
            </w:del>
          </w:p>
        </w:tc>
        <w:tc>
          <w:tcPr>
            <w:tcW w:w="0" w:type="auto"/>
          </w:tcPr>
          <w:p w14:paraId="670EE380" w14:textId="77777777" w:rsidR="00360D12" w:rsidRDefault="00360D12" w:rsidP="008D2271">
            <w:pPr>
              <w:pStyle w:val="Compact"/>
              <w:rPr>
                <w:del w:id="1681" w:author="Seamus Murphy" w:date="2026-09-23T07:08:00Z" w16du:dateUtc="2026-09-23T14:08:00Z"/>
                <w:sz w:val="16"/>
              </w:rPr>
            </w:pPr>
            <w:del w:id="1682" w:author="Seamus Murphy" w:date="2026-09-23T07:08:00Z" w16du:dateUtc="2026-09-23T14:08:00Z">
              <w:r>
                <w:rPr>
                  <w:sz w:val="16"/>
                </w:rPr>
                <w:delText>Topographic shading</w:delText>
              </w:r>
            </w:del>
          </w:p>
        </w:tc>
        <w:tc>
          <w:tcPr>
            <w:tcW w:w="0" w:type="auto"/>
          </w:tcPr>
          <w:p w14:paraId="413A985E" w14:textId="77777777" w:rsidR="00360D12" w:rsidRDefault="00360D12" w:rsidP="008D2271">
            <w:pPr>
              <w:pStyle w:val="Compact"/>
              <w:rPr>
                <w:del w:id="1683" w:author="Seamus Murphy" w:date="2026-09-23T07:08:00Z" w16du:dateUtc="2026-09-23T14:08:00Z"/>
                <w:sz w:val="16"/>
              </w:rPr>
            </w:pPr>
            <w:del w:id="1684" w:author="Seamus Murphy" w:date="2026-09-23T07:08:00Z" w16du:dateUtc="2026-09-23T14:08:00Z">
              <w:r>
                <w:rPr>
                  <w:sz w:val="16"/>
                </w:rPr>
                <w:delText>0.516****</w:delText>
              </w:r>
            </w:del>
          </w:p>
        </w:tc>
        <w:tc>
          <w:tcPr>
            <w:tcW w:w="0" w:type="auto"/>
          </w:tcPr>
          <w:p w14:paraId="7FF41314" w14:textId="77777777" w:rsidR="00360D12" w:rsidRDefault="00360D12" w:rsidP="008D2271">
            <w:pPr>
              <w:pStyle w:val="Compact"/>
              <w:rPr>
                <w:del w:id="1685" w:author="Seamus Murphy" w:date="2026-09-23T07:08:00Z" w16du:dateUtc="2026-09-23T14:08:00Z"/>
                <w:sz w:val="16"/>
              </w:rPr>
            </w:pPr>
            <w:del w:id="1686" w:author="Seamus Murphy" w:date="2026-09-23T07:08:00Z" w16du:dateUtc="2026-09-23T14:08:00Z">
              <w:r>
                <w:rPr>
                  <w:sz w:val="16"/>
                </w:rPr>
                <w:delText>collinearity</w:delText>
              </w:r>
            </w:del>
          </w:p>
        </w:tc>
        <w:tc>
          <w:tcPr>
            <w:tcW w:w="0" w:type="auto"/>
          </w:tcPr>
          <w:p w14:paraId="518CEAAA" w14:textId="77777777" w:rsidR="00360D12" w:rsidRDefault="00360D12" w:rsidP="008D2271">
            <w:pPr>
              <w:pStyle w:val="Compact"/>
              <w:rPr>
                <w:del w:id="1687" w:author="Seamus Murphy" w:date="2026-09-23T07:08:00Z" w16du:dateUtc="2026-09-23T14:08:00Z"/>
                <w:sz w:val="16"/>
              </w:rPr>
            </w:pPr>
            <w:del w:id="1688" w:author="Seamus Murphy" w:date="2026-09-23T07:08:00Z" w16du:dateUtc="2026-09-23T14:08:00Z">
              <w:r>
                <w:rPr>
                  <w:sz w:val="16"/>
                </w:rPr>
                <w:delText>NA</w:delText>
              </w:r>
            </w:del>
          </w:p>
        </w:tc>
        <w:tc>
          <w:tcPr>
            <w:tcW w:w="0" w:type="auto"/>
          </w:tcPr>
          <w:p w14:paraId="2613541A" w14:textId="77777777" w:rsidR="00360D12" w:rsidRDefault="00360D12" w:rsidP="008D2271">
            <w:pPr>
              <w:pStyle w:val="Compact"/>
              <w:rPr>
                <w:del w:id="1689" w:author="Seamus Murphy" w:date="2026-09-23T07:08:00Z" w16du:dateUtc="2026-09-23T14:08:00Z"/>
                <w:sz w:val="16"/>
              </w:rPr>
            </w:pPr>
          </w:p>
        </w:tc>
      </w:tr>
      <w:tr w:rsidR="00360D12" w14:paraId="125BBDB2" w14:textId="77777777" w:rsidTr="0005315E">
        <w:trPr>
          <w:trHeight w:val="397"/>
          <w:del w:id="1690" w:author="Seamus Murphy" w:date="2026-09-23T07:08:00Z" w16du:dateUtc="2026-09-23T14:08:00Z"/>
        </w:trPr>
        <w:tc>
          <w:tcPr>
            <w:tcW w:w="0" w:type="auto"/>
          </w:tcPr>
          <w:p w14:paraId="3DDB7131" w14:textId="77777777" w:rsidR="00360D12" w:rsidRDefault="00360D12" w:rsidP="008D2271">
            <w:pPr>
              <w:pStyle w:val="Compact"/>
              <w:rPr>
                <w:del w:id="1691" w:author="Seamus Murphy" w:date="2026-09-23T07:08:00Z" w16du:dateUtc="2026-09-23T14:08:00Z"/>
                <w:sz w:val="16"/>
              </w:rPr>
            </w:pPr>
            <w:del w:id="1692" w:author="Seamus Murphy" w:date="2026-09-23T07:08:00Z" w16du:dateUtc="2026-09-23T14:08:00Z">
              <w:r>
                <w:rPr>
                  <w:sz w:val="16"/>
                </w:rPr>
                <w:delText>Flight-window 95th percentile wind (km/h)</w:delText>
              </w:r>
            </w:del>
          </w:p>
        </w:tc>
        <w:tc>
          <w:tcPr>
            <w:tcW w:w="0" w:type="auto"/>
          </w:tcPr>
          <w:p w14:paraId="26922B89" w14:textId="77777777" w:rsidR="00360D12" w:rsidRDefault="00360D12" w:rsidP="008D2271">
            <w:pPr>
              <w:pStyle w:val="Compact"/>
              <w:rPr>
                <w:del w:id="1693" w:author="Seamus Murphy" w:date="2026-09-23T07:08:00Z" w16du:dateUtc="2026-09-23T14:08:00Z"/>
                <w:sz w:val="16"/>
              </w:rPr>
            </w:pPr>
            <w:del w:id="1694" w:author="Seamus Murphy" w:date="2026-09-23T07:08:00Z" w16du:dateUtc="2026-09-23T14:08:00Z">
              <w:r>
                <w:rPr>
                  <w:sz w:val="16"/>
                </w:rPr>
                <w:delText>Flight-window wind, stations</w:delText>
              </w:r>
            </w:del>
          </w:p>
        </w:tc>
        <w:tc>
          <w:tcPr>
            <w:tcW w:w="0" w:type="auto"/>
          </w:tcPr>
          <w:p w14:paraId="509CEC3A" w14:textId="77777777" w:rsidR="00360D12" w:rsidRDefault="00360D12" w:rsidP="008D2271">
            <w:pPr>
              <w:pStyle w:val="Compact"/>
              <w:rPr>
                <w:del w:id="1695" w:author="Seamus Murphy" w:date="2026-09-23T07:08:00Z" w16du:dateUtc="2026-09-23T14:08:00Z"/>
                <w:sz w:val="16"/>
              </w:rPr>
            </w:pPr>
            <w:del w:id="1696" w:author="Seamus Murphy" w:date="2026-09-23T07:08:00Z" w16du:dateUtc="2026-09-23T14:08:00Z">
              <w:r>
                <w:rPr>
                  <w:sz w:val="16"/>
                </w:rPr>
                <w:delText>0.527</w:delText>
              </w:r>
            </w:del>
          </w:p>
        </w:tc>
        <w:tc>
          <w:tcPr>
            <w:tcW w:w="0" w:type="auto"/>
          </w:tcPr>
          <w:p w14:paraId="2F1F5586" w14:textId="77777777" w:rsidR="00360D12" w:rsidRDefault="00360D12" w:rsidP="008D2271">
            <w:pPr>
              <w:pStyle w:val="Compact"/>
              <w:rPr>
                <w:del w:id="1697" w:author="Seamus Murphy" w:date="2026-09-23T07:08:00Z" w16du:dateUtc="2026-09-23T14:08:00Z"/>
                <w:sz w:val="16"/>
              </w:rPr>
            </w:pPr>
            <w:del w:id="1698" w:author="Seamus Murphy" w:date="2026-09-23T07:08:00Z" w16du:dateUtc="2026-09-23T14:08:00Z">
              <w:r>
                <w:rPr>
                  <w:sz w:val="16"/>
                </w:rPr>
                <w:delText>univariate</w:delText>
              </w:r>
            </w:del>
          </w:p>
        </w:tc>
        <w:tc>
          <w:tcPr>
            <w:tcW w:w="0" w:type="auto"/>
          </w:tcPr>
          <w:p w14:paraId="6020B119" w14:textId="77777777" w:rsidR="00360D12" w:rsidRDefault="00360D12" w:rsidP="008D2271">
            <w:pPr>
              <w:pStyle w:val="Compact"/>
              <w:rPr>
                <w:del w:id="1699" w:author="Seamus Murphy" w:date="2026-09-23T07:08:00Z" w16du:dateUtc="2026-09-23T14:08:00Z"/>
                <w:sz w:val="16"/>
              </w:rPr>
            </w:pPr>
            <w:del w:id="1700" w:author="Seamus Murphy" w:date="2026-09-23T07:08:00Z" w16du:dateUtc="2026-09-23T14:08:00Z">
              <w:r>
                <w:rPr>
                  <w:sz w:val="16"/>
                </w:rPr>
                <w:delText>NA</w:delText>
              </w:r>
            </w:del>
          </w:p>
        </w:tc>
        <w:tc>
          <w:tcPr>
            <w:tcW w:w="0" w:type="auto"/>
          </w:tcPr>
          <w:p w14:paraId="6136E77E" w14:textId="77777777" w:rsidR="00360D12" w:rsidRDefault="00360D12" w:rsidP="008D2271">
            <w:pPr>
              <w:pStyle w:val="Compact"/>
              <w:rPr>
                <w:del w:id="1701" w:author="Seamus Murphy" w:date="2026-09-23T07:08:00Z" w16du:dateUtc="2026-09-23T14:08:00Z"/>
                <w:sz w:val="16"/>
              </w:rPr>
            </w:pPr>
          </w:p>
        </w:tc>
      </w:tr>
      <w:tr w:rsidR="00360D12" w14:paraId="5481C17E" w14:textId="77777777" w:rsidTr="0005315E">
        <w:trPr>
          <w:trHeight w:val="397"/>
          <w:del w:id="1702" w:author="Seamus Murphy" w:date="2026-09-23T07:08:00Z" w16du:dateUtc="2026-09-23T14:08:00Z"/>
        </w:trPr>
        <w:tc>
          <w:tcPr>
            <w:tcW w:w="0" w:type="auto"/>
          </w:tcPr>
          <w:p w14:paraId="6488FEDF" w14:textId="77777777" w:rsidR="00360D12" w:rsidRDefault="00360D12" w:rsidP="008D2271">
            <w:pPr>
              <w:pStyle w:val="Compact"/>
              <w:rPr>
                <w:del w:id="1703" w:author="Seamus Murphy" w:date="2026-09-23T07:08:00Z" w16du:dateUtc="2026-09-23T14:08:00Z"/>
                <w:sz w:val="16"/>
              </w:rPr>
            </w:pPr>
            <w:del w:id="1704" w:author="Seamus Murphy" w:date="2026-09-23T07:08:00Z" w16du:dateUtc="2026-09-23T14:08:00Z">
              <w:r>
                <w:rPr>
                  <w:sz w:val="16"/>
                </w:rPr>
                <w:delText>Stand height (m)</w:delText>
              </w:r>
            </w:del>
          </w:p>
        </w:tc>
        <w:tc>
          <w:tcPr>
            <w:tcW w:w="0" w:type="auto"/>
          </w:tcPr>
          <w:p w14:paraId="76A6AD77" w14:textId="77777777" w:rsidR="00360D12" w:rsidRDefault="00360D12" w:rsidP="008D2271">
            <w:pPr>
              <w:pStyle w:val="Compact"/>
              <w:rPr>
                <w:del w:id="1705" w:author="Seamus Murphy" w:date="2026-09-23T07:08:00Z" w16du:dateUtc="2026-09-23T14:08:00Z"/>
                <w:sz w:val="16"/>
              </w:rPr>
            </w:pPr>
            <w:del w:id="1706" w:author="Seamus Murphy" w:date="2026-09-23T07:08:00Z" w16du:dateUtc="2026-09-23T14:08:00Z">
              <w:r>
                <w:rPr>
                  <w:sz w:val="16"/>
                </w:rPr>
                <w:delText>Host size</w:delText>
              </w:r>
            </w:del>
          </w:p>
        </w:tc>
        <w:tc>
          <w:tcPr>
            <w:tcW w:w="0" w:type="auto"/>
          </w:tcPr>
          <w:p w14:paraId="7359A31E" w14:textId="77777777" w:rsidR="00360D12" w:rsidRDefault="00360D12" w:rsidP="008D2271">
            <w:pPr>
              <w:pStyle w:val="Compact"/>
              <w:rPr>
                <w:del w:id="1707" w:author="Seamus Murphy" w:date="2026-09-23T07:08:00Z" w16du:dateUtc="2026-09-23T14:08:00Z"/>
                <w:sz w:val="16"/>
              </w:rPr>
            </w:pPr>
            <w:del w:id="1708" w:author="Seamus Murphy" w:date="2026-09-23T07:08:00Z" w16du:dateUtc="2026-09-23T14:08:00Z">
              <w:r>
                <w:rPr>
                  <w:sz w:val="16"/>
                </w:rPr>
                <w:delText>0.507</w:delText>
              </w:r>
            </w:del>
          </w:p>
        </w:tc>
        <w:tc>
          <w:tcPr>
            <w:tcW w:w="0" w:type="auto"/>
          </w:tcPr>
          <w:p w14:paraId="50D39D86" w14:textId="77777777" w:rsidR="00360D12" w:rsidRDefault="00360D12" w:rsidP="008D2271">
            <w:pPr>
              <w:pStyle w:val="Compact"/>
              <w:rPr>
                <w:del w:id="1709" w:author="Seamus Murphy" w:date="2026-09-23T07:08:00Z" w16du:dateUtc="2026-09-23T14:08:00Z"/>
                <w:sz w:val="16"/>
              </w:rPr>
            </w:pPr>
            <w:del w:id="1710" w:author="Seamus Murphy" w:date="2026-09-23T07:08:00Z" w16du:dateUtc="2026-09-23T14:08:00Z">
              <w:r>
                <w:rPr>
                  <w:sz w:val="16"/>
                </w:rPr>
                <w:delText>univariate</w:delText>
              </w:r>
            </w:del>
          </w:p>
        </w:tc>
        <w:tc>
          <w:tcPr>
            <w:tcW w:w="0" w:type="auto"/>
          </w:tcPr>
          <w:p w14:paraId="614EFF9C" w14:textId="77777777" w:rsidR="00360D12" w:rsidRDefault="00360D12" w:rsidP="008D2271">
            <w:pPr>
              <w:pStyle w:val="Compact"/>
              <w:rPr>
                <w:del w:id="1711" w:author="Seamus Murphy" w:date="2026-09-23T07:08:00Z" w16du:dateUtc="2026-09-23T14:08:00Z"/>
                <w:sz w:val="16"/>
              </w:rPr>
            </w:pPr>
            <w:del w:id="1712" w:author="Seamus Murphy" w:date="2026-09-23T07:08:00Z" w16du:dateUtc="2026-09-23T14:08:00Z">
              <w:r>
                <w:rPr>
                  <w:sz w:val="16"/>
                </w:rPr>
                <w:delText>NA</w:delText>
              </w:r>
            </w:del>
          </w:p>
        </w:tc>
        <w:tc>
          <w:tcPr>
            <w:tcW w:w="0" w:type="auto"/>
          </w:tcPr>
          <w:p w14:paraId="2EB0ED06" w14:textId="77777777" w:rsidR="00360D12" w:rsidRDefault="00360D12" w:rsidP="008D2271">
            <w:pPr>
              <w:pStyle w:val="Compact"/>
              <w:rPr>
                <w:del w:id="1713" w:author="Seamus Murphy" w:date="2026-09-23T07:08:00Z" w16du:dateUtc="2026-09-23T14:08:00Z"/>
                <w:sz w:val="16"/>
              </w:rPr>
            </w:pPr>
          </w:p>
        </w:tc>
      </w:tr>
      <w:tr w:rsidR="00360D12" w14:paraId="071BD5DB" w14:textId="77777777" w:rsidTr="0005315E">
        <w:trPr>
          <w:trHeight w:val="397"/>
          <w:del w:id="1714" w:author="Seamus Murphy" w:date="2026-09-23T07:08:00Z" w16du:dateUtc="2026-09-23T14:08:00Z"/>
        </w:trPr>
        <w:tc>
          <w:tcPr>
            <w:tcW w:w="0" w:type="auto"/>
          </w:tcPr>
          <w:p w14:paraId="10E8CF1A" w14:textId="77777777" w:rsidR="00360D12" w:rsidRDefault="00360D12" w:rsidP="008D2271">
            <w:pPr>
              <w:pStyle w:val="Compact"/>
              <w:rPr>
                <w:del w:id="1715" w:author="Seamus Murphy" w:date="2026-09-23T07:08:00Z" w16du:dateUtc="2026-09-23T14:08:00Z"/>
                <w:sz w:val="16"/>
              </w:rPr>
            </w:pPr>
            <w:del w:id="1716" w:author="Seamus Murphy" w:date="2026-09-23T07:08:00Z" w16du:dateUtc="2026-09-23T14:08:00Z">
              <w:r>
                <w:rPr>
                  <w:sz w:val="16"/>
                </w:rPr>
                <w:delText>Topographic wetness index</w:delText>
              </w:r>
            </w:del>
          </w:p>
        </w:tc>
        <w:tc>
          <w:tcPr>
            <w:tcW w:w="0" w:type="auto"/>
          </w:tcPr>
          <w:p w14:paraId="4E5DC121" w14:textId="77777777" w:rsidR="00360D12" w:rsidRDefault="00360D12" w:rsidP="008D2271">
            <w:pPr>
              <w:pStyle w:val="Compact"/>
              <w:rPr>
                <w:del w:id="1717" w:author="Seamus Murphy" w:date="2026-09-23T07:08:00Z" w16du:dateUtc="2026-09-23T14:08:00Z"/>
                <w:sz w:val="16"/>
              </w:rPr>
            </w:pPr>
            <w:del w:id="1718" w:author="Seamus Murphy" w:date="2026-09-23T07:08:00Z" w16du:dateUtc="2026-09-23T14:08:00Z">
              <w:r>
                <w:rPr>
                  <w:sz w:val="16"/>
                </w:rPr>
                <w:delText>Landform</w:delText>
              </w:r>
            </w:del>
          </w:p>
        </w:tc>
        <w:tc>
          <w:tcPr>
            <w:tcW w:w="0" w:type="auto"/>
          </w:tcPr>
          <w:p w14:paraId="7DC70107" w14:textId="77777777" w:rsidR="00360D12" w:rsidRDefault="00360D12" w:rsidP="008D2271">
            <w:pPr>
              <w:pStyle w:val="Compact"/>
              <w:rPr>
                <w:del w:id="1719" w:author="Seamus Murphy" w:date="2026-09-23T07:08:00Z" w16du:dateUtc="2026-09-23T14:08:00Z"/>
                <w:sz w:val="16"/>
              </w:rPr>
            </w:pPr>
            <w:del w:id="1720" w:author="Seamus Murphy" w:date="2026-09-23T07:08:00Z" w16du:dateUtc="2026-09-23T14:08:00Z">
              <w:r>
                <w:rPr>
                  <w:sz w:val="16"/>
                </w:rPr>
                <w:delText>0.506*</w:delText>
              </w:r>
            </w:del>
          </w:p>
        </w:tc>
        <w:tc>
          <w:tcPr>
            <w:tcW w:w="0" w:type="auto"/>
          </w:tcPr>
          <w:p w14:paraId="567F54EA" w14:textId="77777777" w:rsidR="00360D12" w:rsidRDefault="00360D12" w:rsidP="008D2271">
            <w:pPr>
              <w:pStyle w:val="Compact"/>
              <w:rPr>
                <w:del w:id="1721" w:author="Seamus Murphy" w:date="2026-09-23T07:08:00Z" w16du:dateUtc="2026-09-23T14:08:00Z"/>
                <w:sz w:val="16"/>
              </w:rPr>
            </w:pPr>
            <w:del w:id="1722" w:author="Seamus Murphy" w:date="2026-09-23T07:08:00Z" w16du:dateUtc="2026-09-23T14:08:00Z">
              <w:r>
                <w:rPr>
                  <w:sz w:val="16"/>
                </w:rPr>
                <w:delText>univariate</w:delText>
              </w:r>
            </w:del>
          </w:p>
        </w:tc>
        <w:tc>
          <w:tcPr>
            <w:tcW w:w="0" w:type="auto"/>
          </w:tcPr>
          <w:p w14:paraId="6DE97A15" w14:textId="77777777" w:rsidR="00360D12" w:rsidRDefault="00360D12" w:rsidP="008D2271">
            <w:pPr>
              <w:pStyle w:val="Compact"/>
              <w:rPr>
                <w:del w:id="1723" w:author="Seamus Murphy" w:date="2026-09-23T07:08:00Z" w16du:dateUtc="2026-09-23T14:08:00Z"/>
                <w:sz w:val="16"/>
              </w:rPr>
            </w:pPr>
            <w:del w:id="1724" w:author="Seamus Murphy" w:date="2026-09-23T07:08:00Z" w16du:dateUtc="2026-09-23T14:08:00Z">
              <w:r>
                <w:rPr>
                  <w:sz w:val="16"/>
                </w:rPr>
                <w:delText>NA</w:delText>
              </w:r>
            </w:del>
          </w:p>
        </w:tc>
        <w:tc>
          <w:tcPr>
            <w:tcW w:w="0" w:type="auto"/>
          </w:tcPr>
          <w:p w14:paraId="30FD791B" w14:textId="77777777" w:rsidR="00360D12" w:rsidRDefault="00360D12" w:rsidP="008D2271">
            <w:pPr>
              <w:pStyle w:val="Compact"/>
              <w:rPr>
                <w:del w:id="1725" w:author="Seamus Murphy" w:date="2026-09-23T07:08:00Z" w16du:dateUtc="2026-09-23T14:08:00Z"/>
                <w:sz w:val="16"/>
              </w:rPr>
            </w:pPr>
          </w:p>
        </w:tc>
      </w:tr>
      <w:tr w:rsidR="00360D12" w14:paraId="2CC71BF2" w14:textId="77777777" w:rsidTr="0005315E">
        <w:trPr>
          <w:trHeight w:val="397"/>
          <w:del w:id="1726" w:author="Seamus Murphy" w:date="2026-09-23T07:08:00Z" w16du:dateUtc="2026-09-23T14:08:00Z"/>
        </w:trPr>
        <w:tc>
          <w:tcPr>
            <w:tcW w:w="0" w:type="auto"/>
          </w:tcPr>
          <w:p w14:paraId="51E7EC41" w14:textId="77777777" w:rsidR="00360D12" w:rsidRDefault="00360D12" w:rsidP="008D2271">
            <w:pPr>
              <w:pStyle w:val="Compact"/>
              <w:rPr>
                <w:del w:id="1727" w:author="Seamus Murphy" w:date="2026-09-23T07:08:00Z" w16du:dateUtc="2026-09-23T14:08:00Z"/>
                <w:sz w:val="16"/>
              </w:rPr>
            </w:pPr>
            <w:del w:id="1728" w:author="Seamus Murphy" w:date="2026-09-23T07:08:00Z" w16du:dateUtc="2026-09-23T14:08:00Z">
              <w:r>
                <w:rPr>
                  <w:sz w:val="16"/>
                </w:rPr>
                <w:delText>Negative openness</w:delText>
              </w:r>
            </w:del>
          </w:p>
        </w:tc>
        <w:tc>
          <w:tcPr>
            <w:tcW w:w="0" w:type="auto"/>
          </w:tcPr>
          <w:p w14:paraId="495F4E35" w14:textId="77777777" w:rsidR="00360D12" w:rsidRDefault="00360D12" w:rsidP="008D2271">
            <w:pPr>
              <w:pStyle w:val="Compact"/>
              <w:rPr>
                <w:del w:id="1729" w:author="Seamus Murphy" w:date="2026-09-23T07:08:00Z" w16du:dateUtc="2026-09-23T14:08:00Z"/>
                <w:sz w:val="16"/>
              </w:rPr>
            </w:pPr>
            <w:del w:id="1730" w:author="Seamus Murphy" w:date="2026-09-23T07:08:00Z" w16du:dateUtc="2026-09-23T14:08:00Z">
              <w:r>
                <w:rPr>
                  <w:sz w:val="16"/>
                </w:rPr>
                <w:delText>Terrain exposure to wind</w:delText>
              </w:r>
            </w:del>
          </w:p>
        </w:tc>
        <w:tc>
          <w:tcPr>
            <w:tcW w:w="0" w:type="auto"/>
          </w:tcPr>
          <w:p w14:paraId="684823DD" w14:textId="77777777" w:rsidR="00360D12" w:rsidRDefault="00360D12" w:rsidP="008D2271">
            <w:pPr>
              <w:pStyle w:val="Compact"/>
              <w:rPr>
                <w:del w:id="1731" w:author="Seamus Murphy" w:date="2026-09-23T07:08:00Z" w16du:dateUtc="2026-09-23T14:08:00Z"/>
                <w:sz w:val="16"/>
              </w:rPr>
            </w:pPr>
            <w:del w:id="1732" w:author="Seamus Murphy" w:date="2026-09-23T07:08:00Z" w16du:dateUtc="2026-09-23T14:08:00Z">
              <w:r>
                <w:rPr>
                  <w:sz w:val="16"/>
                </w:rPr>
                <w:delText>0.501</w:delText>
              </w:r>
            </w:del>
          </w:p>
        </w:tc>
        <w:tc>
          <w:tcPr>
            <w:tcW w:w="0" w:type="auto"/>
          </w:tcPr>
          <w:p w14:paraId="3294C29B" w14:textId="77777777" w:rsidR="00360D12" w:rsidRDefault="00360D12" w:rsidP="008D2271">
            <w:pPr>
              <w:pStyle w:val="Compact"/>
              <w:rPr>
                <w:del w:id="1733" w:author="Seamus Murphy" w:date="2026-09-23T07:08:00Z" w16du:dateUtc="2026-09-23T14:08:00Z"/>
                <w:sz w:val="16"/>
              </w:rPr>
            </w:pPr>
            <w:del w:id="1734" w:author="Seamus Murphy" w:date="2026-09-23T07:08:00Z" w16du:dateUtc="2026-09-23T14:08:00Z">
              <w:r>
                <w:rPr>
                  <w:sz w:val="16"/>
                </w:rPr>
                <w:delText>univariate</w:delText>
              </w:r>
            </w:del>
          </w:p>
        </w:tc>
        <w:tc>
          <w:tcPr>
            <w:tcW w:w="0" w:type="auto"/>
          </w:tcPr>
          <w:p w14:paraId="0FFA8EAD" w14:textId="77777777" w:rsidR="00360D12" w:rsidRDefault="00360D12" w:rsidP="008D2271">
            <w:pPr>
              <w:pStyle w:val="Compact"/>
              <w:rPr>
                <w:del w:id="1735" w:author="Seamus Murphy" w:date="2026-09-23T07:08:00Z" w16du:dateUtc="2026-09-23T14:08:00Z"/>
                <w:sz w:val="16"/>
              </w:rPr>
            </w:pPr>
            <w:del w:id="1736" w:author="Seamus Murphy" w:date="2026-09-23T07:08:00Z" w16du:dateUtc="2026-09-23T14:08:00Z">
              <w:r>
                <w:rPr>
                  <w:sz w:val="16"/>
                </w:rPr>
                <w:delText>NA</w:delText>
              </w:r>
            </w:del>
          </w:p>
        </w:tc>
        <w:tc>
          <w:tcPr>
            <w:tcW w:w="0" w:type="auto"/>
          </w:tcPr>
          <w:p w14:paraId="1A403893" w14:textId="77777777" w:rsidR="00360D12" w:rsidRDefault="00360D12" w:rsidP="008D2271">
            <w:pPr>
              <w:pStyle w:val="Compact"/>
              <w:rPr>
                <w:del w:id="1737" w:author="Seamus Murphy" w:date="2026-09-23T07:08:00Z" w16du:dateUtc="2026-09-23T14:08:00Z"/>
                <w:sz w:val="16"/>
              </w:rPr>
            </w:pPr>
          </w:p>
        </w:tc>
      </w:tr>
      <w:tr w:rsidR="00360D12" w14:paraId="6900E48E" w14:textId="77777777" w:rsidTr="0005315E">
        <w:trPr>
          <w:trHeight w:val="397"/>
          <w:del w:id="1738" w:author="Seamus Murphy" w:date="2026-09-23T07:08:00Z" w16du:dateUtc="2026-09-23T14:08:00Z"/>
        </w:trPr>
        <w:tc>
          <w:tcPr>
            <w:tcW w:w="0" w:type="auto"/>
          </w:tcPr>
          <w:p w14:paraId="6D87E3C2" w14:textId="77777777" w:rsidR="00360D12" w:rsidRDefault="00360D12" w:rsidP="008D2271">
            <w:pPr>
              <w:pStyle w:val="Compact"/>
              <w:rPr>
                <w:del w:id="1739" w:author="Seamus Murphy" w:date="2026-09-23T07:08:00Z" w16du:dateUtc="2026-09-23T14:08:00Z"/>
                <w:sz w:val="16"/>
              </w:rPr>
            </w:pPr>
            <w:del w:id="1740" w:author="Seamus Murphy" w:date="2026-09-23T07:08:00Z" w16du:dateUtc="2026-09-23T14:08:00Z">
              <w:r>
                <w:rPr>
                  <w:sz w:val="16"/>
                </w:rPr>
                <w:delText>Heat load index</w:delText>
              </w:r>
            </w:del>
          </w:p>
        </w:tc>
        <w:tc>
          <w:tcPr>
            <w:tcW w:w="0" w:type="auto"/>
          </w:tcPr>
          <w:p w14:paraId="1139894F" w14:textId="77777777" w:rsidR="00360D12" w:rsidRDefault="00360D12" w:rsidP="008D2271">
            <w:pPr>
              <w:pStyle w:val="Compact"/>
              <w:rPr>
                <w:del w:id="1741" w:author="Seamus Murphy" w:date="2026-09-23T07:08:00Z" w16du:dateUtc="2026-09-23T14:08:00Z"/>
                <w:sz w:val="16"/>
              </w:rPr>
            </w:pPr>
            <w:del w:id="1742" w:author="Seamus Murphy" w:date="2026-09-23T07:08:00Z" w16du:dateUtc="2026-09-23T14:08:00Z">
              <w:r>
                <w:rPr>
                  <w:sz w:val="16"/>
                </w:rPr>
                <w:delText>Topographic shading</w:delText>
              </w:r>
            </w:del>
          </w:p>
        </w:tc>
        <w:tc>
          <w:tcPr>
            <w:tcW w:w="0" w:type="auto"/>
          </w:tcPr>
          <w:p w14:paraId="67554A87" w14:textId="77777777" w:rsidR="00360D12" w:rsidRDefault="00360D12" w:rsidP="008D2271">
            <w:pPr>
              <w:pStyle w:val="Compact"/>
              <w:rPr>
                <w:del w:id="1743" w:author="Seamus Murphy" w:date="2026-09-23T07:08:00Z" w16du:dateUtc="2026-09-23T14:08:00Z"/>
                <w:sz w:val="16"/>
              </w:rPr>
            </w:pPr>
            <w:del w:id="1744" w:author="Seamus Murphy" w:date="2026-09-23T07:08:00Z" w16du:dateUtc="2026-09-23T14:08:00Z">
              <w:r>
                <w:rPr>
                  <w:sz w:val="16"/>
                </w:rPr>
                <w:delText>0.499</w:delText>
              </w:r>
            </w:del>
          </w:p>
        </w:tc>
        <w:tc>
          <w:tcPr>
            <w:tcW w:w="0" w:type="auto"/>
          </w:tcPr>
          <w:p w14:paraId="4E190B0A" w14:textId="77777777" w:rsidR="00360D12" w:rsidRDefault="00360D12" w:rsidP="008D2271">
            <w:pPr>
              <w:pStyle w:val="Compact"/>
              <w:rPr>
                <w:del w:id="1745" w:author="Seamus Murphy" w:date="2026-09-23T07:08:00Z" w16du:dateUtc="2026-09-23T14:08:00Z"/>
                <w:sz w:val="16"/>
              </w:rPr>
            </w:pPr>
            <w:del w:id="1746" w:author="Seamus Murphy" w:date="2026-09-23T07:08:00Z" w16du:dateUtc="2026-09-23T14:08:00Z">
              <w:r>
                <w:rPr>
                  <w:sz w:val="16"/>
                </w:rPr>
                <w:delText>univariate</w:delText>
              </w:r>
            </w:del>
          </w:p>
        </w:tc>
        <w:tc>
          <w:tcPr>
            <w:tcW w:w="0" w:type="auto"/>
          </w:tcPr>
          <w:p w14:paraId="31C94AFC" w14:textId="77777777" w:rsidR="00360D12" w:rsidRDefault="00360D12" w:rsidP="008D2271">
            <w:pPr>
              <w:pStyle w:val="Compact"/>
              <w:rPr>
                <w:del w:id="1747" w:author="Seamus Murphy" w:date="2026-09-23T07:08:00Z" w16du:dateUtc="2026-09-23T14:08:00Z"/>
                <w:sz w:val="16"/>
              </w:rPr>
            </w:pPr>
            <w:del w:id="1748" w:author="Seamus Murphy" w:date="2026-09-23T07:08:00Z" w16du:dateUtc="2026-09-23T14:08:00Z">
              <w:r>
                <w:rPr>
                  <w:sz w:val="16"/>
                </w:rPr>
                <w:delText>NA</w:delText>
              </w:r>
            </w:del>
          </w:p>
        </w:tc>
        <w:tc>
          <w:tcPr>
            <w:tcW w:w="0" w:type="auto"/>
          </w:tcPr>
          <w:p w14:paraId="124E82E9" w14:textId="77777777" w:rsidR="00360D12" w:rsidRDefault="00360D12" w:rsidP="008D2271">
            <w:pPr>
              <w:pStyle w:val="Compact"/>
              <w:rPr>
                <w:del w:id="1749" w:author="Seamus Murphy" w:date="2026-09-23T07:08:00Z" w16du:dateUtc="2026-09-23T14:08:00Z"/>
                <w:sz w:val="16"/>
              </w:rPr>
            </w:pPr>
          </w:p>
        </w:tc>
      </w:tr>
    </w:tbl>
    <w:p w14:paraId="624D1977" w14:textId="77777777" w:rsidR="00360D12" w:rsidRDefault="00360D12" w:rsidP="00360D12">
      <w:pPr>
        <w:pStyle w:val="Heading1"/>
        <w:rPr>
          <w:del w:id="1750" w:author="Seamus Murphy" w:date="2026-09-23T07:08:00Z" w16du:dateUtc="2026-09-23T14:08:00Z"/>
        </w:rPr>
      </w:pPr>
      <w:bookmarkStart w:id="1751" w:name="table-s4"/>
      <w:bookmarkEnd w:id="1183"/>
      <w:del w:id="1752" w:author="Seamus Murphy" w:date="2026-09-23T07:08:00Z" w16du:dateUtc="2026-09-23T14:08:00Z">
        <w:r>
          <w:delText>Table S4</w:delText>
        </w:r>
      </w:del>
    </w:p>
    <w:p w14:paraId="42D6CA10" w14:textId="77777777" w:rsidR="00360D12" w:rsidRDefault="00360D12" w:rsidP="00360D12">
      <w:pPr>
        <w:pStyle w:val="FirstParagraph"/>
        <w:rPr>
          <w:del w:id="1753" w:author="Seamus Murphy" w:date="2026-09-23T07:08:00Z" w16du:dateUtc="2026-09-23T14:08:00Z"/>
        </w:rPr>
      </w:pPr>
      <w:del w:id="1754" w:author="Seamus Murphy" w:date="2026-09-23T07:08:00Z" w16du:dateUtc="2026-09-23T14:08:00Z">
        <w:r>
          <w:delText>The wind variable of the sixteen-day models was the epoch wind regime, the mean over every hourly station observation in the sixteen days an epoch covered, each hour modified over the terrain by its own bearing. It was not restricted to the flight window, and that choice followed from the way the insect was known to disperse. Jackson et al. (2008) tracked mountain pine beetle on weather radar and confirmed the returns by aerial capture, finding beetles “at altitudes up to more than 800 m above the forest canopy” and estimating that those in flight above the canopy “may move 30 to 110 km</w:delText>
        </w:r>
      </w:del>
      <m:oMath>
        <m:r>
          <w:del w:id="1755" w:author="Seamus Murphy" w:date="2026-09-23T07:08:00Z" w16du:dateUtc="2026-09-23T14:08:00Z">
            <m:rPr>
              <m:sty m:val="p"/>
            </m:rPr>
            <w:rPr>
              <w:rFonts w:ascii="Cambria Math" w:hAnsi="Cambria Math"/>
            </w:rPr>
            <m:t>⋅</m:t>
          </w:del>
        </m:r>
      </m:oMath>
      <w:del w:id="1756" w:author="Seamus Murphy" w:date="2026-09-23T07:08:00Z" w16du:dateUtc="2026-09-23T14:08:00Z">
        <w:r>
          <w:delText>day</w:delText>
        </w:r>
      </w:del>
      <m:oMath>
        <m:sSup>
          <m:sSupPr>
            <m:ctrlPr>
              <w:del w:id="1757" w:author="Seamus Murphy" w:date="2026-09-23T07:08:00Z" w16du:dateUtc="2026-09-23T14:08:00Z">
                <w:rPr>
                  <w:rFonts w:ascii="Cambria Math" w:hAnsi="Cambria Math"/>
                </w:rPr>
              </w:del>
            </m:ctrlPr>
          </m:sSupPr>
          <m:e>
            <m:r>
              <w:del w:id="1758" w:author="Seamus Murphy" w:date="2026-09-23T07:08:00Z" w16du:dateUtc="2026-09-23T14:08:00Z">
                <w:rPr>
                  <w:rFonts w:ascii="Cambria Math" w:hAnsi="Cambria Math"/>
                </w:rPr>
                <m:t>​</m:t>
              </w:del>
            </m:r>
          </m:e>
          <m:sup>
            <m:r>
              <w:del w:id="1759" w:author="Seamus Murphy" w:date="2026-09-23T07:08:00Z" w16du:dateUtc="2026-09-23T14:08:00Z">
                <m:rPr>
                  <m:sty m:val="p"/>
                </m:rPr>
                <w:rPr>
                  <w:rFonts w:ascii="Cambria Math" w:hAnsi="Cambria Math"/>
                </w:rPr>
                <m:t>-</m:t>
              </w:del>
            </m:r>
            <m:r>
              <w:del w:id="1760" w:author="Seamus Murphy" w:date="2026-09-23T07:08:00Z" w16du:dateUtc="2026-09-23T14:08:00Z">
                <w:rPr>
                  <w:rFonts w:ascii="Cambria Math" w:hAnsi="Cambria Math"/>
                </w:rPr>
                <m:t>1</m:t>
              </w:del>
            </m:r>
          </m:sup>
        </m:sSup>
      </m:oMath>
      <w:del w:id="1761" w:author="Seamus Murphy" w:date="2026-09-23T07:08:00Z" w16du:dateUtc="2026-09-23T14:08:00Z">
        <w:r>
          <w:delText>”, at a mean density of 4,950 and a maximum of 18,600 beetles per hectare. Ainslie &amp; Jackson (2010) subsequently reproduced that above-canopy dispersion with an atmospheric model. An insect carried in the boundary layer at those heights and over those distances was exposed to the atmospheric regime of the period rather than to the wind measured within a stand between noon and five, and the variable was named accordingly.</w:delText>
        </w:r>
      </w:del>
    </w:p>
    <w:p w14:paraId="4512ADDD" w14:textId="77777777" w:rsidR="00360D12" w:rsidRDefault="00360D12" w:rsidP="00360D12">
      <w:pPr>
        <w:pStyle w:val="BodyText"/>
        <w:rPr>
          <w:del w:id="1762" w:author="Seamus Murphy" w:date="2026-09-23T07:08:00Z" w16du:dateUtc="2026-09-23T14:08:00Z"/>
        </w:rPr>
      </w:pPr>
      <w:del w:id="1763" w:author="Seamus Murphy" w:date="2026-09-23T07:08:00Z" w16du:dateUtc="2026-09-23T14:08:00Z">
        <w:r>
          <w:delText>The 16-day model was refitted under four definitions of the window (Table S4), every hour, the 12:00 to 17:00 hours the flight peak occupied, the 11:00 to 18:00 hours that fell inside the thermal limits on this landscape more than half the time, and only those hours whose observed temperature fell inside the 19 to 41 degrees C range itself. The stem-density interaction was negative under all four definitions and distinguishable from zero under three, at -0.049 over the full regime and -0.037 and -0.041 over the two clock windows, and fell to -0.011 (P = 0.173) when the hours were restricted to those inside the thermal limits, where the standing-volume interaction was instead the larger of the two at -0.040 (P &lt; 0.001). One of the two density terms therefore carried the interaction under every definition, but which one depended on how the window was drawn, so the mechanism did not rest on the choice while its expression through stems or through volume did.</w:delText>
        </w:r>
      </w:del>
    </w:p>
    <w:p w14:paraId="78A4E042" w14:textId="77777777" w:rsidR="00360D12" w:rsidRDefault="00360D12" w:rsidP="00360D12">
      <w:pPr>
        <w:pStyle w:val="BodyText"/>
        <w:rPr>
          <w:del w:id="1764" w:author="Seamus Murphy" w:date="2026-09-23T07:08:00Z" w16du:dateUtc="2026-09-23T14:08:00Z"/>
        </w:rPr>
      </w:pPr>
      <w:del w:id="1765" w:author="Seamus Murphy" w:date="2026-09-23T07:08:00Z" w16du:dateUtc="2026-09-23T14:08:00Z">
        <w:r>
          <w:delText>The 16-day model refitted under four definitions of the wind window. The epoch wind regime, every hour, was the definition used throughout the article. Coefficients were log-odds per standard deviation and AUC the area under the receiver operating characteristic curve. Significance was marked * P ≤ 0.05, ** P ≤ 0.01, *** P ≤ 0.001, **** P ≤ 0.0001. The thermal-limits row was fitted on fewer cell-epochs because two epochs had too few qualifying hours, so its row was not directly comparable with the other three.</w:delText>
        </w:r>
      </w:del>
    </w:p>
    <w:tbl>
      <w:tblPr>
        <w:tblStyle w:val="Table"/>
        <w:tblW w:w="9354" w:type="dxa"/>
        <w:tblLayout w:type="fixed"/>
        <w:tblLook w:val="0020" w:firstRow="1" w:lastRow="0" w:firstColumn="0" w:lastColumn="0" w:noHBand="0" w:noVBand="0"/>
      </w:tblPr>
      <w:tblGrid>
        <w:gridCol w:w="3226"/>
        <w:gridCol w:w="1290"/>
        <w:gridCol w:w="1290"/>
        <w:gridCol w:w="1398"/>
        <w:gridCol w:w="1505"/>
        <w:gridCol w:w="645"/>
      </w:tblGrid>
      <w:tr w:rsidR="00360D12" w14:paraId="74A31163" w14:textId="77777777" w:rsidTr="008D2271">
        <w:trPr>
          <w:cnfStyle w:val="100000000000" w:firstRow="1" w:lastRow="0" w:firstColumn="0" w:lastColumn="0" w:oddVBand="0" w:evenVBand="0" w:oddHBand="0" w:evenHBand="0" w:firstRowFirstColumn="0" w:firstRowLastColumn="0" w:lastRowFirstColumn="0" w:lastRowLastColumn="0"/>
          <w:trHeight w:hRule="exact" w:val="624"/>
          <w:tblHeader/>
          <w:del w:id="1766" w:author="Seamus Murphy" w:date="2026-09-23T07:08:00Z" w16du:dateUtc="2026-09-23T14:08:00Z"/>
        </w:trPr>
        <w:tc>
          <w:tcPr>
            <w:tcW w:w="3226" w:type="dxa"/>
          </w:tcPr>
          <w:p w14:paraId="683C302C" w14:textId="77777777" w:rsidR="00360D12" w:rsidRDefault="00360D12" w:rsidP="008D2271">
            <w:pPr>
              <w:pStyle w:val="Compact"/>
              <w:rPr>
                <w:del w:id="1767" w:author="Seamus Murphy" w:date="2026-09-23T07:08:00Z" w16du:dateUtc="2026-09-23T14:08:00Z"/>
                <w:sz w:val="16"/>
              </w:rPr>
            </w:pPr>
            <w:del w:id="1768" w:author="Seamus Murphy" w:date="2026-09-23T07:08:00Z" w16du:dateUtc="2026-09-23T14:08:00Z">
              <w:r>
                <w:rPr>
                  <w:sz w:val="16"/>
                </w:rPr>
                <w:delText>Definition</w:delText>
              </w:r>
            </w:del>
          </w:p>
        </w:tc>
        <w:tc>
          <w:tcPr>
            <w:tcW w:w="1290" w:type="dxa"/>
          </w:tcPr>
          <w:p w14:paraId="6810ECE9" w14:textId="77777777" w:rsidR="00360D12" w:rsidRDefault="00360D12" w:rsidP="008D2271">
            <w:pPr>
              <w:pStyle w:val="Compact"/>
              <w:rPr>
                <w:del w:id="1769" w:author="Seamus Murphy" w:date="2026-09-23T07:08:00Z" w16du:dateUtc="2026-09-23T14:08:00Z"/>
                <w:sz w:val="16"/>
              </w:rPr>
            </w:pPr>
            <w:del w:id="1770" w:author="Seamus Murphy" w:date="2026-09-23T07:08:00Z" w16du:dateUtc="2026-09-23T14:08:00Z">
              <w:r>
                <w:rPr>
                  <w:sz w:val="16"/>
                </w:rPr>
                <w:delText>Cell-epochs</w:delText>
              </w:r>
            </w:del>
          </w:p>
        </w:tc>
        <w:tc>
          <w:tcPr>
            <w:tcW w:w="1290" w:type="dxa"/>
          </w:tcPr>
          <w:p w14:paraId="6C5D9A2E" w14:textId="77777777" w:rsidR="00360D12" w:rsidRDefault="00360D12" w:rsidP="008D2271">
            <w:pPr>
              <w:pStyle w:val="Compact"/>
              <w:rPr>
                <w:del w:id="1771" w:author="Seamus Murphy" w:date="2026-09-23T07:08:00Z" w16du:dateUtc="2026-09-23T14:08:00Z"/>
                <w:sz w:val="16"/>
              </w:rPr>
            </w:pPr>
            <w:del w:id="1772" w:author="Seamus Murphy" w:date="2026-09-23T07:08:00Z" w16du:dateUtc="2026-09-23T14:08:00Z">
              <w:r>
                <w:rPr>
                  <w:sz w:val="16"/>
                </w:rPr>
                <w:delText>Wind (km/h)</w:delText>
              </w:r>
            </w:del>
          </w:p>
        </w:tc>
        <w:tc>
          <w:tcPr>
            <w:tcW w:w="1398" w:type="dxa"/>
          </w:tcPr>
          <w:p w14:paraId="5DF0DA5C" w14:textId="77777777" w:rsidR="00360D12" w:rsidRDefault="00360D12" w:rsidP="008D2271">
            <w:pPr>
              <w:pStyle w:val="Compact"/>
              <w:rPr>
                <w:del w:id="1773" w:author="Seamus Murphy" w:date="2026-09-23T07:08:00Z" w16du:dateUtc="2026-09-23T14:08:00Z"/>
                <w:sz w:val="16"/>
              </w:rPr>
            </w:pPr>
            <w:del w:id="1774" w:author="Seamus Murphy" w:date="2026-09-23T07:08:00Z" w16du:dateUtc="2026-09-23T14:08:00Z">
              <w:r>
                <w:rPr>
                  <w:sz w:val="16"/>
                </w:rPr>
                <w:delText>Stems x wind</w:delText>
              </w:r>
            </w:del>
          </w:p>
        </w:tc>
        <w:tc>
          <w:tcPr>
            <w:tcW w:w="1505" w:type="dxa"/>
          </w:tcPr>
          <w:p w14:paraId="7BF5DACD" w14:textId="77777777" w:rsidR="00360D12" w:rsidRDefault="00360D12" w:rsidP="008D2271">
            <w:pPr>
              <w:pStyle w:val="Compact"/>
              <w:rPr>
                <w:del w:id="1775" w:author="Seamus Murphy" w:date="2026-09-23T07:08:00Z" w16du:dateUtc="2026-09-23T14:08:00Z"/>
                <w:sz w:val="16"/>
              </w:rPr>
            </w:pPr>
            <w:del w:id="1776" w:author="Seamus Murphy" w:date="2026-09-23T07:08:00Z" w16du:dateUtc="2026-09-23T14:08:00Z">
              <w:r>
                <w:rPr>
                  <w:sz w:val="16"/>
                </w:rPr>
                <w:delText>Volume x wind</w:delText>
              </w:r>
            </w:del>
          </w:p>
        </w:tc>
        <w:tc>
          <w:tcPr>
            <w:tcW w:w="645" w:type="dxa"/>
          </w:tcPr>
          <w:p w14:paraId="21D7F372" w14:textId="77777777" w:rsidR="00360D12" w:rsidRDefault="00360D12" w:rsidP="008D2271">
            <w:pPr>
              <w:pStyle w:val="Compact"/>
              <w:rPr>
                <w:del w:id="1777" w:author="Seamus Murphy" w:date="2026-09-23T07:08:00Z" w16du:dateUtc="2026-09-23T14:08:00Z"/>
                <w:sz w:val="16"/>
              </w:rPr>
            </w:pPr>
            <w:del w:id="1778" w:author="Seamus Murphy" w:date="2026-09-23T07:08:00Z" w16du:dateUtc="2026-09-23T14:08:00Z">
              <w:r>
                <w:rPr>
                  <w:sz w:val="16"/>
                </w:rPr>
                <w:delText>AUC</w:delText>
              </w:r>
            </w:del>
          </w:p>
        </w:tc>
      </w:tr>
      <w:tr w:rsidR="00360D12" w14:paraId="107159A6" w14:textId="77777777" w:rsidTr="008D2271">
        <w:trPr>
          <w:trHeight w:hRule="exact" w:val="340"/>
          <w:del w:id="1779" w:author="Seamus Murphy" w:date="2026-09-23T07:08:00Z" w16du:dateUtc="2026-09-23T14:08:00Z"/>
        </w:trPr>
        <w:tc>
          <w:tcPr>
            <w:tcW w:w="3226" w:type="dxa"/>
          </w:tcPr>
          <w:p w14:paraId="2EDEECEA" w14:textId="77777777" w:rsidR="00360D12" w:rsidRDefault="00360D12" w:rsidP="008D2271">
            <w:pPr>
              <w:pStyle w:val="Compact"/>
              <w:rPr>
                <w:del w:id="1780" w:author="Seamus Murphy" w:date="2026-09-23T07:08:00Z" w16du:dateUtc="2026-09-23T14:08:00Z"/>
                <w:sz w:val="16"/>
              </w:rPr>
            </w:pPr>
            <w:del w:id="1781" w:author="Seamus Murphy" w:date="2026-09-23T07:08:00Z" w16du:dateUtc="2026-09-23T14:08:00Z">
              <w:r>
                <w:rPr>
                  <w:sz w:val="16"/>
                </w:rPr>
                <w:delText>Epoch wind regime (all hours)</w:delText>
              </w:r>
            </w:del>
          </w:p>
        </w:tc>
        <w:tc>
          <w:tcPr>
            <w:tcW w:w="1290" w:type="dxa"/>
          </w:tcPr>
          <w:p w14:paraId="3933A0B4" w14:textId="77777777" w:rsidR="00360D12" w:rsidRDefault="00360D12" w:rsidP="008D2271">
            <w:pPr>
              <w:pStyle w:val="Compact"/>
              <w:rPr>
                <w:del w:id="1782" w:author="Seamus Murphy" w:date="2026-09-23T07:08:00Z" w16du:dateUtc="2026-09-23T14:08:00Z"/>
                <w:sz w:val="16"/>
              </w:rPr>
            </w:pPr>
            <w:del w:id="1783" w:author="Seamus Murphy" w:date="2026-09-23T07:08:00Z" w16du:dateUtc="2026-09-23T14:08:00Z">
              <w:r>
                <w:rPr>
                  <w:sz w:val="16"/>
                </w:rPr>
                <w:delText>66,302</w:delText>
              </w:r>
            </w:del>
          </w:p>
        </w:tc>
        <w:tc>
          <w:tcPr>
            <w:tcW w:w="1290" w:type="dxa"/>
          </w:tcPr>
          <w:p w14:paraId="0CA8EF1D" w14:textId="77777777" w:rsidR="00360D12" w:rsidRDefault="00360D12" w:rsidP="008D2271">
            <w:pPr>
              <w:pStyle w:val="Compact"/>
              <w:rPr>
                <w:del w:id="1784" w:author="Seamus Murphy" w:date="2026-09-23T07:08:00Z" w16du:dateUtc="2026-09-23T14:08:00Z"/>
                <w:sz w:val="16"/>
              </w:rPr>
            </w:pPr>
            <w:del w:id="1785" w:author="Seamus Murphy" w:date="2026-09-23T07:08:00Z" w16du:dateUtc="2026-09-23T14:08:00Z">
              <w:r>
                <w:rPr>
                  <w:sz w:val="16"/>
                </w:rPr>
                <w:delText>5.01</w:delText>
              </w:r>
            </w:del>
          </w:p>
        </w:tc>
        <w:tc>
          <w:tcPr>
            <w:tcW w:w="1398" w:type="dxa"/>
          </w:tcPr>
          <w:p w14:paraId="47E9D738" w14:textId="77777777" w:rsidR="00360D12" w:rsidRDefault="00360D12" w:rsidP="008D2271">
            <w:pPr>
              <w:pStyle w:val="Compact"/>
              <w:rPr>
                <w:del w:id="1786" w:author="Seamus Murphy" w:date="2026-09-23T07:08:00Z" w16du:dateUtc="2026-09-23T14:08:00Z"/>
                <w:sz w:val="16"/>
              </w:rPr>
            </w:pPr>
            <w:del w:id="1787" w:author="Seamus Murphy" w:date="2026-09-23T07:08:00Z" w16du:dateUtc="2026-09-23T14:08:00Z">
              <w:r>
                <w:rPr>
                  <w:sz w:val="16"/>
                </w:rPr>
                <w:delText>-0.0491****</w:delText>
              </w:r>
            </w:del>
          </w:p>
        </w:tc>
        <w:tc>
          <w:tcPr>
            <w:tcW w:w="1505" w:type="dxa"/>
          </w:tcPr>
          <w:p w14:paraId="70F25535" w14:textId="77777777" w:rsidR="00360D12" w:rsidRDefault="00360D12" w:rsidP="008D2271">
            <w:pPr>
              <w:pStyle w:val="Compact"/>
              <w:rPr>
                <w:del w:id="1788" w:author="Seamus Murphy" w:date="2026-09-23T07:08:00Z" w16du:dateUtc="2026-09-23T14:08:00Z"/>
                <w:sz w:val="16"/>
              </w:rPr>
            </w:pPr>
            <w:del w:id="1789" w:author="Seamus Murphy" w:date="2026-09-23T07:08:00Z" w16du:dateUtc="2026-09-23T14:08:00Z">
              <w:r>
                <w:rPr>
                  <w:sz w:val="16"/>
                </w:rPr>
                <w:delText>-0.0169*</w:delText>
              </w:r>
            </w:del>
          </w:p>
        </w:tc>
        <w:tc>
          <w:tcPr>
            <w:tcW w:w="645" w:type="dxa"/>
          </w:tcPr>
          <w:p w14:paraId="1BBBD89A" w14:textId="77777777" w:rsidR="00360D12" w:rsidRDefault="00360D12" w:rsidP="008D2271">
            <w:pPr>
              <w:pStyle w:val="Compact"/>
              <w:rPr>
                <w:del w:id="1790" w:author="Seamus Murphy" w:date="2026-09-23T07:08:00Z" w16du:dateUtc="2026-09-23T14:08:00Z"/>
                <w:sz w:val="16"/>
              </w:rPr>
            </w:pPr>
            <w:del w:id="1791" w:author="Seamus Murphy" w:date="2026-09-23T07:08:00Z" w16du:dateUtc="2026-09-23T14:08:00Z">
              <w:r>
                <w:rPr>
                  <w:sz w:val="16"/>
                </w:rPr>
                <w:delText>0.673</w:delText>
              </w:r>
            </w:del>
          </w:p>
        </w:tc>
      </w:tr>
      <w:tr w:rsidR="00360D12" w14:paraId="35846A1D" w14:textId="77777777" w:rsidTr="008D2271">
        <w:trPr>
          <w:trHeight w:hRule="exact" w:val="340"/>
          <w:del w:id="1792" w:author="Seamus Murphy" w:date="2026-09-23T07:08:00Z" w16du:dateUtc="2026-09-23T14:08:00Z"/>
        </w:trPr>
        <w:tc>
          <w:tcPr>
            <w:tcW w:w="3226" w:type="dxa"/>
          </w:tcPr>
          <w:p w14:paraId="6788F6A4" w14:textId="77777777" w:rsidR="00360D12" w:rsidRDefault="00360D12" w:rsidP="008D2271">
            <w:pPr>
              <w:pStyle w:val="Compact"/>
              <w:rPr>
                <w:del w:id="1793" w:author="Seamus Murphy" w:date="2026-09-23T07:08:00Z" w16du:dateUtc="2026-09-23T14:08:00Z"/>
                <w:sz w:val="16"/>
              </w:rPr>
            </w:pPr>
            <w:del w:id="1794" w:author="Seamus Murphy" w:date="2026-09-23T07:08:00Z" w16du:dateUtc="2026-09-23T14:08:00Z">
              <w:r>
                <w:rPr>
                  <w:sz w:val="16"/>
                </w:rPr>
                <w:delText>12:00-17:00</w:delText>
              </w:r>
            </w:del>
          </w:p>
        </w:tc>
        <w:tc>
          <w:tcPr>
            <w:tcW w:w="1290" w:type="dxa"/>
          </w:tcPr>
          <w:p w14:paraId="0C6ADA68" w14:textId="77777777" w:rsidR="00360D12" w:rsidRDefault="00360D12" w:rsidP="008D2271">
            <w:pPr>
              <w:pStyle w:val="Compact"/>
              <w:rPr>
                <w:del w:id="1795" w:author="Seamus Murphy" w:date="2026-09-23T07:08:00Z" w16du:dateUtc="2026-09-23T14:08:00Z"/>
                <w:sz w:val="16"/>
              </w:rPr>
            </w:pPr>
            <w:del w:id="1796" w:author="Seamus Murphy" w:date="2026-09-23T07:08:00Z" w16du:dateUtc="2026-09-23T14:08:00Z">
              <w:r>
                <w:rPr>
                  <w:sz w:val="16"/>
                </w:rPr>
                <w:delText>66,302</w:delText>
              </w:r>
            </w:del>
          </w:p>
        </w:tc>
        <w:tc>
          <w:tcPr>
            <w:tcW w:w="1290" w:type="dxa"/>
          </w:tcPr>
          <w:p w14:paraId="7A497FAD" w14:textId="77777777" w:rsidR="00360D12" w:rsidRDefault="00360D12" w:rsidP="008D2271">
            <w:pPr>
              <w:pStyle w:val="Compact"/>
              <w:rPr>
                <w:del w:id="1797" w:author="Seamus Murphy" w:date="2026-09-23T07:08:00Z" w16du:dateUtc="2026-09-23T14:08:00Z"/>
                <w:sz w:val="16"/>
              </w:rPr>
            </w:pPr>
            <w:del w:id="1798" w:author="Seamus Murphy" w:date="2026-09-23T07:08:00Z" w16du:dateUtc="2026-09-23T14:08:00Z">
              <w:r>
                <w:rPr>
                  <w:sz w:val="16"/>
                </w:rPr>
                <w:delText>6.41</w:delText>
              </w:r>
            </w:del>
          </w:p>
        </w:tc>
        <w:tc>
          <w:tcPr>
            <w:tcW w:w="1398" w:type="dxa"/>
          </w:tcPr>
          <w:p w14:paraId="70B3FD04" w14:textId="77777777" w:rsidR="00360D12" w:rsidRDefault="00360D12" w:rsidP="008D2271">
            <w:pPr>
              <w:pStyle w:val="Compact"/>
              <w:rPr>
                <w:del w:id="1799" w:author="Seamus Murphy" w:date="2026-09-23T07:08:00Z" w16du:dateUtc="2026-09-23T14:08:00Z"/>
                <w:sz w:val="16"/>
              </w:rPr>
            </w:pPr>
            <w:del w:id="1800" w:author="Seamus Murphy" w:date="2026-09-23T07:08:00Z" w16du:dateUtc="2026-09-23T14:08:00Z">
              <w:r>
                <w:rPr>
                  <w:sz w:val="16"/>
                </w:rPr>
                <w:delText>-0.0369****</w:delText>
              </w:r>
            </w:del>
          </w:p>
        </w:tc>
        <w:tc>
          <w:tcPr>
            <w:tcW w:w="1505" w:type="dxa"/>
          </w:tcPr>
          <w:p w14:paraId="43FE7551" w14:textId="77777777" w:rsidR="00360D12" w:rsidRDefault="00360D12" w:rsidP="008D2271">
            <w:pPr>
              <w:pStyle w:val="Compact"/>
              <w:rPr>
                <w:del w:id="1801" w:author="Seamus Murphy" w:date="2026-09-23T07:08:00Z" w16du:dateUtc="2026-09-23T14:08:00Z"/>
                <w:sz w:val="16"/>
              </w:rPr>
            </w:pPr>
            <w:del w:id="1802" w:author="Seamus Murphy" w:date="2026-09-23T07:08:00Z" w16du:dateUtc="2026-09-23T14:08:00Z">
              <w:r>
                <w:rPr>
                  <w:sz w:val="16"/>
                </w:rPr>
                <w:delText>-0.0131</w:delText>
              </w:r>
            </w:del>
          </w:p>
        </w:tc>
        <w:tc>
          <w:tcPr>
            <w:tcW w:w="645" w:type="dxa"/>
          </w:tcPr>
          <w:p w14:paraId="13E78FCD" w14:textId="77777777" w:rsidR="00360D12" w:rsidRDefault="00360D12" w:rsidP="008D2271">
            <w:pPr>
              <w:pStyle w:val="Compact"/>
              <w:rPr>
                <w:del w:id="1803" w:author="Seamus Murphy" w:date="2026-09-23T07:08:00Z" w16du:dateUtc="2026-09-23T14:08:00Z"/>
                <w:sz w:val="16"/>
              </w:rPr>
            </w:pPr>
            <w:del w:id="1804" w:author="Seamus Murphy" w:date="2026-09-23T07:08:00Z" w16du:dateUtc="2026-09-23T14:08:00Z">
              <w:r>
                <w:rPr>
                  <w:sz w:val="16"/>
                </w:rPr>
                <w:delText>0.673</w:delText>
              </w:r>
            </w:del>
          </w:p>
        </w:tc>
      </w:tr>
      <w:tr w:rsidR="00360D12" w14:paraId="2BB899E2" w14:textId="77777777" w:rsidTr="008D2271">
        <w:trPr>
          <w:trHeight w:hRule="exact" w:val="340"/>
          <w:del w:id="1805" w:author="Seamus Murphy" w:date="2026-09-23T07:08:00Z" w16du:dateUtc="2026-09-23T14:08:00Z"/>
        </w:trPr>
        <w:tc>
          <w:tcPr>
            <w:tcW w:w="3226" w:type="dxa"/>
          </w:tcPr>
          <w:p w14:paraId="33E7AEAE" w14:textId="77777777" w:rsidR="00360D12" w:rsidRDefault="00360D12" w:rsidP="008D2271">
            <w:pPr>
              <w:pStyle w:val="Compact"/>
              <w:rPr>
                <w:del w:id="1806" w:author="Seamus Murphy" w:date="2026-09-23T07:08:00Z" w16du:dateUtc="2026-09-23T14:08:00Z"/>
                <w:sz w:val="16"/>
              </w:rPr>
            </w:pPr>
            <w:del w:id="1807" w:author="Seamus Murphy" w:date="2026-09-23T07:08:00Z" w16du:dateUtc="2026-09-23T14:08:00Z">
              <w:r>
                <w:rPr>
                  <w:sz w:val="16"/>
                </w:rPr>
                <w:delText>11:00-18:00</w:delText>
              </w:r>
            </w:del>
          </w:p>
        </w:tc>
        <w:tc>
          <w:tcPr>
            <w:tcW w:w="1290" w:type="dxa"/>
          </w:tcPr>
          <w:p w14:paraId="5A252260" w14:textId="77777777" w:rsidR="00360D12" w:rsidRDefault="00360D12" w:rsidP="008D2271">
            <w:pPr>
              <w:pStyle w:val="Compact"/>
              <w:rPr>
                <w:del w:id="1808" w:author="Seamus Murphy" w:date="2026-09-23T07:08:00Z" w16du:dateUtc="2026-09-23T14:08:00Z"/>
                <w:sz w:val="16"/>
              </w:rPr>
            </w:pPr>
            <w:del w:id="1809" w:author="Seamus Murphy" w:date="2026-09-23T07:08:00Z" w16du:dateUtc="2026-09-23T14:08:00Z">
              <w:r>
                <w:rPr>
                  <w:sz w:val="16"/>
                </w:rPr>
                <w:delText>66,302</w:delText>
              </w:r>
            </w:del>
          </w:p>
        </w:tc>
        <w:tc>
          <w:tcPr>
            <w:tcW w:w="1290" w:type="dxa"/>
          </w:tcPr>
          <w:p w14:paraId="5DA49C8F" w14:textId="77777777" w:rsidR="00360D12" w:rsidRDefault="00360D12" w:rsidP="008D2271">
            <w:pPr>
              <w:pStyle w:val="Compact"/>
              <w:rPr>
                <w:del w:id="1810" w:author="Seamus Murphy" w:date="2026-09-23T07:08:00Z" w16du:dateUtc="2026-09-23T14:08:00Z"/>
                <w:sz w:val="16"/>
              </w:rPr>
            </w:pPr>
            <w:del w:id="1811" w:author="Seamus Murphy" w:date="2026-09-23T07:08:00Z" w16du:dateUtc="2026-09-23T14:08:00Z">
              <w:r>
                <w:rPr>
                  <w:sz w:val="16"/>
                </w:rPr>
                <w:delText>6.28</w:delText>
              </w:r>
            </w:del>
          </w:p>
        </w:tc>
        <w:tc>
          <w:tcPr>
            <w:tcW w:w="1398" w:type="dxa"/>
          </w:tcPr>
          <w:p w14:paraId="0F16F211" w14:textId="77777777" w:rsidR="00360D12" w:rsidRDefault="00360D12" w:rsidP="008D2271">
            <w:pPr>
              <w:pStyle w:val="Compact"/>
              <w:rPr>
                <w:del w:id="1812" w:author="Seamus Murphy" w:date="2026-09-23T07:08:00Z" w16du:dateUtc="2026-09-23T14:08:00Z"/>
                <w:sz w:val="16"/>
              </w:rPr>
            </w:pPr>
            <w:del w:id="1813" w:author="Seamus Murphy" w:date="2026-09-23T07:08:00Z" w16du:dateUtc="2026-09-23T14:08:00Z">
              <w:r>
                <w:rPr>
                  <w:sz w:val="16"/>
                </w:rPr>
                <w:delText>-0.0413****</w:delText>
              </w:r>
            </w:del>
          </w:p>
        </w:tc>
        <w:tc>
          <w:tcPr>
            <w:tcW w:w="1505" w:type="dxa"/>
          </w:tcPr>
          <w:p w14:paraId="7E514107" w14:textId="77777777" w:rsidR="00360D12" w:rsidRDefault="00360D12" w:rsidP="008D2271">
            <w:pPr>
              <w:pStyle w:val="Compact"/>
              <w:rPr>
                <w:del w:id="1814" w:author="Seamus Murphy" w:date="2026-09-23T07:08:00Z" w16du:dateUtc="2026-09-23T14:08:00Z"/>
                <w:sz w:val="16"/>
              </w:rPr>
            </w:pPr>
            <w:del w:id="1815" w:author="Seamus Murphy" w:date="2026-09-23T07:08:00Z" w16du:dateUtc="2026-09-23T14:08:00Z">
              <w:r>
                <w:rPr>
                  <w:sz w:val="16"/>
                </w:rPr>
                <w:delText>-0.0173*</w:delText>
              </w:r>
            </w:del>
          </w:p>
        </w:tc>
        <w:tc>
          <w:tcPr>
            <w:tcW w:w="645" w:type="dxa"/>
          </w:tcPr>
          <w:p w14:paraId="0E3894FE" w14:textId="77777777" w:rsidR="00360D12" w:rsidRDefault="00360D12" w:rsidP="008D2271">
            <w:pPr>
              <w:pStyle w:val="Compact"/>
              <w:rPr>
                <w:del w:id="1816" w:author="Seamus Murphy" w:date="2026-09-23T07:08:00Z" w16du:dateUtc="2026-09-23T14:08:00Z"/>
                <w:sz w:val="16"/>
              </w:rPr>
            </w:pPr>
            <w:del w:id="1817" w:author="Seamus Murphy" w:date="2026-09-23T07:08:00Z" w16du:dateUtc="2026-09-23T14:08:00Z">
              <w:r>
                <w:rPr>
                  <w:sz w:val="16"/>
                </w:rPr>
                <w:delText>0.673</w:delText>
              </w:r>
            </w:del>
          </w:p>
        </w:tc>
      </w:tr>
      <w:tr w:rsidR="00360D12" w14:paraId="76C9078B" w14:textId="77777777" w:rsidTr="008D2271">
        <w:trPr>
          <w:trHeight w:hRule="exact" w:val="340"/>
          <w:del w:id="1818" w:author="Seamus Murphy" w:date="2026-09-23T07:08:00Z" w16du:dateUtc="2026-09-23T14:08:00Z"/>
        </w:trPr>
        <w:tc>
          <w:tcPr>
            <w:tcW w:w="3226" w:type="dxa"/>
          </w:tcPr>
          <w:p w14:paraId="63F44320" w14:textId="77777777" w:rsidR="00360D12" w:rsidRDefault="00360D12" w:rsidP="008D2271">
            <w:pPr>
              <w:pStyle w:val="Compact"/>
              <w:rPr>
                <w:del w:id="1819" w:author="Seamus Murphy" w:date="2026-09-23T07:08:00Z" w16du:dateUtc="2026-09-23T14:08:00Z"/>
                <w:sz w:val="16"/>
              </w:rPr>
            </w:pPr>
            <w:del w:id="1820" w:author="Seamus Murphy" w:date="2026-09-23T07:08:00Z" w16du:dateUtc="2026-09-23T14:08:00Z">
              <w:r>
                <w:rPr>
                  <w:sz w:val="16"/>
                </w:rPr>
                <w:delText>Inside the 19-41 C range</w:delText>
              </w:r>
            </w:del>
          </w:p>
        </w:tc>
        <w:tc>
          <w:tcPr>
            <w:tcW w:w="1290" w:type="dxa"/>
          </w:tcPr>
          <w:p w14:paraId="2CBFFC2A" w14:textId="77777777" w:rsidR="00360D12" w:rsidRDefault="00360D12" w:rsidP="008D2271">
            <w:pPr>
              <w:pStyle w:val="Compact"/>
              <w:rPr>
                <w:del w:id="1821" w:author="Seamus Murphy" w:date="2026-09-23T07:08:00Z" w16du:dateUtc="2026-09-23T14:08:00Z"/>
                <w:sz w:val="16"/>
              </w:rPr>
            </w:pPr>
            <w:del w:id="1822" w:author="Seamus Murphy" w:date="2026-09-23T07:08:00Z" w16du:dateUtc="2026-09-23T14:08:00Z">
              <w:r>
                <w:rPr>
                  <w:sz w:val="16"/>
                </w:rPr>
                <w:delText>64,895</w:delText>
              </w:r>
            </w:del>
          </w:p>
        </w:tc>
        <w:tc>
          <w:tcPr>
            <w:tcW w:w="1290" w:type="dxa"/>
          </w:tcPr>
          <w:p w14:paraId="5C39B36B" w14:textId="77777777" w:rsidR="00360D12" w:rsidRDefault="00360D12" w:rsidP="008D2271">
            <w:pPr>
              <w:pStyle w:val="Compact"/>
              <w:rPr>
                <w:del w:id="1823" w:author="Seamus Murphy" w:date="2026-09-23T07:08:00Z" w16du:dateUtc="2026-09-23T14:08:00Z"/>
                <w:sz w:val="16"/>
              </w:rPr>
            </w:pPr>
            <w:del w:id="1824" w:author="Seamus Murphy" w:date="2026-09-23T07:08:00Z" w16du:dateUtc="2026-09-23T14:08:00Z">
              <w:r>
                <w:rPr>
                  <w:sz w:val="16"/>
                </w:rPr>
                <w:delText>5.64</w:delText>
              </w:r>
            </w:del>
          </w:p>
        </w:tc>
        <w:tc>
          <w:tcPr>
            <w:tcW w:w="1398" w:type="dxa"/>
          </w:tcPr>
          <w:p w14:paraId="2CA4F9BF" w14:textId="77777777" w:rsidR="00360D12" w:rsidRDefault="00360D12" w:rsidP="008D2271">
            <w:pPr>
              <w:pStyle w:val="Compact"/>
              <w:rPr>
                <w:del w:id="1825" w:author="Seamus Murphy" w:date="2026-09-23T07:08:00Z" w16du:dateUtc="2026-09-23T14:08:00Z"/>
                <w:sz w:val="16"/>
              </w:rPr>
            </w:pPr>
            <w:del w:id="1826" w:author="Seamus Murphy" w:date="2026-09-23T07:08:00Z" w16du:dateUtc="2026-09-23T14:08:00Z">
              <w:r>
                <w:rPr>
                  <w:sz w:val="16"/>
                </w:rPr>
                <w:delText>-0.0108</w:delText>
              </w:r>
            </w:del>
          </w:p>
        </w:tc>
        <w:tc>
          <w:tcPr>
            <w:tcW w:w="1505" w:type="dxa"/>
          </w:tcPr>
          <w:p w14:paraId="500DE11D" w14:textId="77777777" w:rsidR="00360D12" w:rsidRDefault="00360D12" w:rsidP="008D2271">
            <w:pPr>
              <w:pStyle w:val="Compact"/>
              <w:rPr>
                <w:del w:id="1827" w:author="Seamus Murphy" w:date="2026-09-23T07:08:00Z" w16du:dateUtc="2026-09-23T14:08:00Z"/>
                <w:sz w:val="16"/>
              </w:rPr>
            </w:pPr>
            <w:del w:id="1828" w:author="Seamus Murphy" w:date="2026-09-23T07:08:00Z" w16du:dateUtc="2026-09-23T14:08:00Z">
              <w:r>
                <w:rPr>
                  <w:sz w:val="16"/>
                </w:rPr>
                <w:delText>-0.0397****</w:delText>
              </w:r>
            </w:del>
          </w:p>
        </w:tc>
        <w:tc>
          <w:tcPr>
            <w:tcW w:w="645" w:type="dxa"/>
          </w:tcPr>
          <w:p w14:paraId="3F81EF60" w14:textId="77777777" w:rsidR="00360D12" w:rsidRDefault="00360D12" w:rsidP="008D2271">
            <w:pPr>
              <w:pStyle w:val="Compact"/>
              <w:rPr>
                <w:del w:id="1829" w:author="Seamus Murphy" w:date="2026-09-23T07:08:00Z" w16du:dateUtc="2026-09-23T14:08:00Z"/>
                <w:sz w:val="16"/>
              </w:rPr>
            </w:pPr>
            <w:del w:id="1830" w:author="Seamus Murphy" w:date="2026-09-23T07:08:00Z" w16du:dateUtc="2026-09-23T14:08:00Z">
              <w:r>
                <w:rPr>
                  <w:sz w:val="16"/>
                </w:rPr>
                <w:delText>0.671</w:delText>
              </w:r>
            </w:del>
          </w:p>
        </w:tc>
      </w:tr>
      <w:bookmarkEnd w:id="1751"/>
    </w:tbl>
    <w:p w14:paraId="218FC451" w14:textId="77777777" w:rsidR="00360D12" w:rsidRDefault="00360D12" w:rsidP="00360D12"/>
    <w:sectPr w:rsidR="00360D12" w:rsidSect="00B13028">
      <w:footerReference w:type="first" r:id="rId1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18CB98" w14:textId="77777777" w:rsidR="0019230A" w:rsidRDefault="0019230A">
      <w:pPr>
        <w:spacing w:before="0" w:after="0" w:line="240" w:lineRule="auto"/>
      </w:pPr>
      <w:r>
        <w:separator/>
      </w:r>
    </w:p>
  </w:endnote>
  <w:endnote w:type="continuationSeparator" w:id="0">
    <w:p w14:paraId="6870AECB" w14:textId="77777777" w:rsidR="0019230A" w:rsidRDefault="001923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7D14A6B-90A6-E64B-83A5-2B09C630294E}"/>
    <w:embedBold r:id="rId2" w:fontKey="{F417D66F-6DB4-774A-AD81-38D92A68BADE}"/>
    <w:embedItalic r:id="rId3" w:fontKey="{1FACF8FD-C41D-4E49-81ED-4B855244CF60}"/>
    <w:embedBoldItalic r:id="rId4" w:fontKey="{3C8940B0-8C7D-BE40-B3A2-2B318A260033}"/>
  </w:font>
  <w:font w:name="Courier New">
    <w:panose1 w:val="02070309020205020404"/>
    <w:charset w:val="00"/>
    <w:family w:val="modern"/>
    <w:pitch w:val="fixed"/>
    <w:sig w:usb0="E0002AFF" w:usb1="C0007843" w:usb2="00000009" w:usb3="00000000" w:csb0="000001FF" w:csb1="00000000"/>
    <w:embedRegular r:id="rId5" w:fontKey="{BC756AD9-447A-9E43-86D1-6DF79BA008C5}"/>
  </w:font>
  <w:font w:name="Wingdings">
    <w:panose1 w:val="05000000000000000000"/>
    <w:charset w:val="4D"/>
    <w:family w:val="decorative"/>
    <w:pitch w:val="variable"/>
    <w:sig w:usb0="00000003" w:usb1="00000000" w:usb2="00000000" w:usb3="00000000" w:csb0="80000001" w:csb1="00000000"/>
    <w:embedRegular r:id="rId6" w:fontKey="{4FF59608-B82D-2E45-BFF5-829901939826}"/>
  </w:font>
  <w:font w:name="Symbol">
    <w:panose1 w:val="05050102010706020507"/>
    <w:charset w:val="02"/>
    <w:family w:val="decorative"/>
    <w:pitch w:val="variable"/>
    <w:sig w:usb0="00000003" w:usb1="10000000" w:usb2="00000000" w:usb3="00000000" w:csb0="80000001" w:csb1="00000000"/>
    <w:embedRegular r:id="rId7" w:fontKey="{53202160-1B8B-0941-9B06-AF23D59A3677}"/>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C8881C49-5B36-1546-A918-E7D7DF2130D8}"/>
    <w:embedBold r:id="rId9" w:fontKey="{1540DDE7-532E-A346-8017-300E473FAB3D}"/>
    <w:embedItalic r:id="rId10" w:fontKey="{064A1A20-7A77-5540-A18C-880269AAE0C6}"/>
    <w:embedBoldItalic r:id="rId11" w:fontKey="{0488B12E-DFC5-7B4E-88F7-5E2377F18A4B}"/>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6" w:fontKey="{6D3CE119-DCE7-FA4D-9361-B3D3776B0F7F}"/>
    <w:embedBold r:id="rId17" w:fontKey="{C8F050F2-0CC1-0841-AB16-FEA2CFCC6B1C}"/>
    <w:embedItalic r:id="rId18" w:fontKey="{A72DF057-6A8E-444D-9E54-D14EFB0E4419}"/>
    <w:embedBoldItalic r:id="rId19" w:fontKey="{F1FAAA53-BEC5-3D46-B8AB-D16F373BA9EA}"/>
  </w:font>
  <w:font w:name="Aptos Display">
    <w:panose1 w:val="020B0004020202020204"/>
    <w:charset w:val="00"/>
    <w:family w:val="swiss"/>
    <w:pitch w:val="variable"/>
    <w:sig w:usb0="20000287" w:usb1="00000003" w:usb2="00000000" w:usb3="00000000" w:csb0="0000019F" w:csb1="00000000"/>
    <w:embedRegular r:id="rId20" w:fontKey="{22898554-31BD-2E40-9DBD-F94239781B0E}"/>
    <w:embedBold r:id="rId21" w:fontKey="{31D07F18-B1F8-A446-B7A7-ABC703269512}"/>
  </w:font>
  <w:font w:name="Segoe UI Symbol">
    <w:panose1 w:val="020B0502040204020203"/>
    <w:charset w:val="00"/>
    <w:family w:val="swiss"/>
    <w:pitch w:val="variable"/>
    <w:sig w:usb0="800001E3" w:usb1="1200FFEF" w:usb2="00040000" w:usb3="00000000" w:csb0="00000001" w:csb1="00000000"/>
    <w:embedRegular r:id="rId22" w:fontKey="{5A55FA14-6DBD-AC41-BA06-57AA3443F589}"/>
  </w:font>
  <w:font w:name="Cambria Math">
    <w:panose1 w:val="02040503050406030204"/>
    <w:charset w:val="00"/>
    <w:family w:val="roman"/>
    <w:pitch w:val="variable"/>
    <w:sig w:usb0="E00002FF" w:usb1="420024FF" w:usb2="00000000" w:usb3="00000000" w:csb0="0000019F" w:csb1="00000000"/>
    <w:embedRegular r:id="rId23" w:fontKey="{2CD44931-958D-9E41-B812-D540971B4038}"/>
    <w:embedBold r:id="rId24" w:fontKey="{92B4C0D7-ACE2-6244-8F21-9517310DBC77}"/>
    <w:embedItalic r:id="rId25" w:fontKey="{7B797B4A-02F3-E540-B300-8A3B57A88046}"/>
  </w:font>
  <w:font w:name="Aptos">
    <w:panose1 w:val="020B0004020202020204"/>
    <w:charset w:val="00"/>
    <w:family w:val="swiss"/>
    <w:pitch w:val="variable"/>
    <w:sig w:usb0="20000287" w:usb1="00000003" w:usb2="00000000" w:usb3="00000000" w:csb0="0000019F" w:csb1="00000000"/>
    <w:embedRegular r:id="rId26" w:fontKey="{1EC58E50-818E-5B4D-A377-5F8FDCB602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6E7D98" w14:textId="77777777" w:rsidR="000B55EB" w:rsidRDefault="0019230A">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D35B7" w14:textId="77777777" w:rsidR="00E233A3" w:rsidRDefault="00E233A3">
    <w:pPr>
      <w:pPrChange w:id="1831" w:author="Seamus Murphy" w:date="2026-09-23T07:08:00Z" w16du:dateUtc="2026-09-23T14:08: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B62D85" w14:textId="77777777" w:rsidR="0019230A" w:rsidRDefault="0019230A">
      <w:pPr>
        <w:spacing w:before="0" w:after="0" w:line="240" w:lineRule="auto"/>
      </w:pPr>
      <w:r>
        <w:separator/>
      </w:r>
    </w:p>
  </w:footnote>
  <w:footnote w:type="continuationSeparator" w:id="0">
    <w:p w14:paraId="4709DDDF" w14:textId="77777777" w:rsidR="0019230A" w:rsidRDefault="001923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93DE6" w14:textId="77777777" w:rsidR="00E233A3" w:rsidRDefault="00E233A3">
    <w:pPr>
      <w:pStyle w:val="UnresolvedMention"/>
      <w:pPrChange w:id="39" w:author="Seamus Murphy" w:date="2026-09-23T07:08:00Z" w16du:dateUtc="2026-09-23T14:08: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55228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47CE07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76245509">
    <w:abstractNumId w:val="0"/>
  </w:num>
  <w:num w:numId="27" w16cid:durableId="59866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15E"/>
    <w:rsid w:val="00053DFE"/>
    <w:rsid w:val="000551C3"/>
    <w:rsid w:val="000729AC"/>
    <w:rsid w:val="00090F78"/>
    <w:rsid w:val="000A49A2"/>
    <w:rsid w:val="000A67D3"/>
    <w:rsid w:val="000B1FAD"/>
    <w:rsid w:val="000B55EB"/>
    <w:rsid w:val="000C794D"/>
    <w:rsid w:val="000D3297"/>
    <w:rsid w:val="000D594F"/>
    <w:rsid w:val="000E1293"/>
    <w:rsid w:val="000E3232"/>
    <w:rsid w:val="000E5E44"/>
    <w:rsid w:val="000F4CBD"/>
    <w:rsid w:val="00102B2C"/>
    <w:rsid w:val="0011546F"/>
    <w:rsid w:val="001158BA"/>
    <w:rsid w:val="00144330"/>
    <w:rsid w:val="00150C37"/>
    <w:rsid w:val="0015101F"/>
    <w:rsid w:val="001531EE"/>
    <w:rsid w:val="0019230A"/>
    <w:rsid w:val="0019689F"/>
    <w:rsid w:val="001C0F05"/>
    <w:rsid w:val="001C3062"/>
    <w:rsid w:val="001C4B27"/>
    <w:rsid w:val="001E25AB"/>
    <w:rsid w:val="001E794E"/>
    <w:rsid w:val="001E7ABA"/>
    <w:rsid w:val="00201298"/>
    <w:rsid w:val="0020147B"/>
    <w:rsid w:val="00201ADC"/>
    <w:rsid w:val="00217880"/>
    <w:rsid w:val="00231BCB"/>
    <w:rsid w:val="0023705F"/>
    <w:rsid w:val="00242606"/>
    <w:rsid w:val="002442B9"/>
    <w:rsid w:val="0029044E"/>
    <w:rsid w:val="00292A06"/>
    <w:rsid w:val="002A0569"/>
    <w:rsid w:val="002D7B74"/>
    <w:rsid w:val="00307170"/>
    <w:rsid w:val="0031489B"/>
    <w:rsid w:val="003216E7"/>
    <w:rsid w:val="00341564"/>
    <w:rsid w:val="00344F3C"/>
    <w:rsid w:val="003532A2"/>
    <w:rsid w:val="0035418C"/>
    <w:rsid w:val="00360D12"/>
    <w:rsid w:val="003675D9"/>
    <w:rsid w:val="00371E39"/>
    <w:rsid w:val="003B69D9"/>
    <w:rsid w:val="003D4BC8"/>
    <w:rsid w:val="003D605D"/>
    <w:rsid w:val="003E6821"/>
    <w:rsid w:val="003F0790"/>
    <w:rsid w:val="00405520"/>
    <w:rsid w:val="0042641D"/>
    <w:rsid w:val="00430A45"/>
    <w:rsid w:val="00430EE7"/>
    <w:rsid w:val="004348CB"/>
    <w:rsid w:val="00450DA6"/>
    <w:rsid w:val="004549F2"/>
    <w:rsid w:val="00485F53"/>
    <w:rsid w:val="004905DB"/>
    <w:rsid w:val="00496DE6"/>
    <w:rsid w:val="004A28CE"/>
    <w:rsid w:val="004B658B"/>
    <w:rsid w:val="004C06D3"/>
    <w:rsid w:val="004D6A4E"/>
    <w:rsid w:val="004E0519"/>
    <w:rsid w:val="00507E9D"/>
    <w:rsid w:val="00511D8A"/>
    <w:rsid w:val="00513726"/>
    <w:rsid w:val="00521651"/>
    <w:rsid w:val="00530478"/>
    <w:rsid w:val="00552747"/>
    <w:rsid w:val="00561AB7"/>
    <w:rsid w:val="005711B7"/>
    <w:rsid w:val="00583C50"/>
    <w:rsid w:val="005B0C1C"/>
    <w:rsid w:val="005B756B"/>
    <w:rsid w:val="005C42F3"/>
    <w:rsid w:val="005C5B96"/>
    <w:rsid w:val="005D34B2"/>
    <w:rsid w:val="005D7AAD"/>
    <w:rsid w:val="005E3640"/>
    <w:rsid w:val="00600655"/>
    <w:rsid w:val="00605087"/>
    <w:rsid w:val="00640111"/>
    <w:rsid w:val="0064282A"/>
    <w:rsid w:val="006820D8"/>
    <w:rsid w:val="00687C9F"/>
    <w:rsid w:val="00696889"/>
    <w:rsid w:val="006A4B09"/>
    <w:rsid w:val="006A6B8D"/>
    <w:rsid w:val="006A772F"/>
    <w:rsid w:val="006B1B94"/>
    <w:rsid w:val="006C40D3"/>
    <w:rsid w:val="006D03B6"/>
    <w:rsid w:val="006D2FFB"/>
    <w:rsid w:val="006D3A49"/>
    <w:rsid w:val="006E156A"/>
    <w:rsid w:val="006F3680"/>
    <w:rsid w:val="00701179"/>
    <w:rsid w:val="00704838"/>
    <w:rsid w:val="00704B8F"/>
    <w:rsid w:val="00711FAD"/>
    <w:rsid w:val="0071720C"/>
    <w:rsid w:val="00720328"/>
    <w:rsid w:val="00736B8E"/>
    <w:rsid w:val="007563CE"/>
    <w:rsid w:val="00763A02"/>
    <w:rsid w:val="00763C57"/>
    <w:rsid w:val="00773755"/>
    <w:rsid w:val="007863D3"/>
    <w:rsid w:val="00797A48"/>
    <w:rsid w:val="007E30C0"/>
    <w:rsid w:val="007F2E96"/>
    <w:rsid w:val="00811A02"/>
    <w:rsid w:val="008167AF"/>
    <w:rsid w:val="00833FC3"/>
    <w:rsid w:val="008427AC"/>
    <w:rsid w:val="0084686B"/>
    <w:rsid w:val="00877344"/>
    <w:rsid w:val="00877D01"/>
    <w:rsid w:val="00877DF4"/>
    <w:rsid w:val="008B49B3"/>
    <w:rsid w:val="008B5DE4"/>
    <w:rsid w:val="008C5EC5"/>
    <w:rsid w:val="008D69EB"/>
    <w:rsid w:val="008E56ED"/>
    <w:rsid w:val="008F5CA3"/>
    <w:rsid w:val="008F7A7E"/>
    <w:rsid w:val="00914584"/>
    <w:rsid w:val="009148E4"/>
    <w:rsid w:val="00931329"/>
    <w:rsid w:val="00942DA6"/>
    <w:rsid w:val="009442CE"/>
    <w:rsid w:val="0095148B"/>
    <w:rsid w:val="009571F8"/>
    <w:rsid w:val="0096550C"/>
    <w:rsid w:val="00967820"/>
    <w:rsid w:val="00967867"/>
    <w:rsid w:val="00984F24"/>
    <w:rsid w:val="00996049"/>
    <w:rsid w:val="009B3B20"/>
    <w:rsid w:val="009C06AA"/>
    <w:rsid w:val="009C2A23"/>
    <w:rsid w:val="009C7401"/>
    <w:rsid w:val="00A022FE"/>
    <w:rsid w:val="00A040B1"/>
    <w:rsid w:val="00A06140"/>
    <w:rsid w:val="00A32FF7"/>
    <w:rsid w:val="00A4105A"/>
    <w:rsid w:val="00A52831"/>
    <w:rsid w:val="00A544C0"/>
    <w:rsid w:val="00A65F91"/>
    <w:rsid w:val="00A81C61"/>
    <w:rsid w:val="00A856B1"/>
    <w:rsid w:val="00A90027"/>
    <w:rsid w:val="00AA0BEB"/>
    <w:rsid w:val="00AD6A50"/>
    <w:rsid w:val="00AE1B7C"/>
    <w:rsid w:val="00AE32F6"/>
    <w:rsid w:val="00AE4A30"/>
    <w:rsid w:val="00B0410B"/>
    <w:rsid w:val="00B13028"/>
    <w:rsid w:val="00B210DB"/>
    <w:rsid w:val="00B216AA"/>
    <w:rsid w:val="00B24F93"/>
    <w:rsid w:val="00B33D2F"/>
    <w:rsid w:val="00B40CC0"/>
    <w:rsid w:val="00B567FA"/>
    <w:rsid w:val="00B569FF"/>
    <w:rsid w:val="00B772D7"/>
    <w:rsid w:val="00B92A44"/>
    <w:rsid w:val="00BD1EA8"/>
    <w:rsid w:val="00BE4D9D"/>
    <w:rsid w:val="00C25662"/>
    <w:rsid w:val="00C344EF"/>
    <w:rsid w:val="00C40338"/>
    <w:rsid w:val="00C4098C"/>
    <w:rsid w:val="00C63661"/>
    <w:rsid w:val="00C639D2"/>
    <w:rsid w:val="00C6448D"/>
    <w:rsid w:val="00C73C02"/>
    <w:rsid w:val="00C914B4"/>
    <w:rsid w:val="00CA0A60"/>
    <w:rsid w:val="00CB42C7"/>
    <w:rsid w:val="00D009B1"/>
    <w:rsid w:val="00D14A85"/>
    <w:rsid w:val="00D61E09"/>
    <w:rsid w:val="00D62470"/>
    <w:rsid w:val="00D63120"/>
    <w:rsid w:val="00D84195"/>
    <w:rsid w:val="00D91570"/>
    <w:rsid w:val="00D931AC"/>
    <w:rsid w:val="00D9494A"/>
    <w:rsid w:val="00DB25A4"/>
    <w:rsid w:val="00DD30A5"/>
    <w:rsid w:val="00DD73A2"/>
    <w:rsid w:val="00DE287C"/>
    <w:rsid w:val="00DE56D6"/>
    <w:rsid w:val="00DE7A55"/>
    <w:rsid w:val="00E11E72"/>
    <w:rsid w:val="00E1614C"/>
    <w:rsid w:val="00E165CF"/>
    <w:rsid w:val="00E22B89"/>
    <w:rsid w:val="00E233A3"/>
    <w:rsid w:val="00E41E75"/>
    <w:rsid w:val="00E4631A"/>
    <w:rsid w:val="00E471B5"/>
    <w:rsid w:val="00E53096"/>
    <w:rsid w:val="00E708C2"/>
    <w:rsid w:val="00E72354"/>
    <w:rsid w:val="00E8546B"/>
    <w:rsid w:val="00E879FF"/>
    <w:rsid w:val="00E92FF7"/>
    <w:rsid w:val="00EB5B8D"/>
    <w:rsid w:val="00ED7B9B"/>
    <w:rsid w:val="00EE2A1E"/>
    <w:rsid w:val="00EF508E"/>
    <w:rsid w:val="00F023F5"/>
    <w:rsid w:val="00F06AE3"/>
    <w:rsid w:val="00F136A6"/>
    <w:rsid w:val="00F239CB"/>
    <w:rsid w:val="00F271E3"/>
    <w:rsid w:val="00F522CE"/>
    <w:rsid w:val="00FD0CA0"/>
    <w:rsid w:val="00FD5249"/>
    <w:rsid w:val="00FE15DB"/>
    <w:rsid w:val="00FE1AE2"/>
    <w:rsid w:val="00FE608E"/>
    <w:rsid w:val="00FF33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D5D54"/>
  <w15:docId w15:val="{618927EA-281B-7F49-903E-614E97DB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lang w:val="en-CA"/>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pPr>
      <w:pPrChange w:id="0" w:author="Seamus Murphy" w:date="2026-09-23T07:08:00Z">
        <w:pPr>
          <w:spacing w:before="180" w:after="180" w:line="480" w:lineRule="auto"/>
          <w:jc w:val="both"/>
        </w:pPr>
      </w:pPrChange>
    </w:pPr>
    <w:rPr>
      <w:lang w:val="en"/>
      <w:rPrChange w:id="0" w:author="Seamus Murphy" w:date="2026-09-23T07:08:00Z">
        <w:rPr>
          <w:rFonts w:ascii="Arial" w:hAnsi="Arial"/>
          <w:sz w:val="22"/>
          <w:szCs w:val="22"/>
          <w:lang w:val="en-CA" w:eastAsia="en-US" w:bidi="ar-SA"/>
        </w:rPr>
      </w:rPrChange>
    </w:rPr>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Change w:id="1" w:author="Seamus Murphy" w:date="2026-09-23T07:08:00Z">
        <w:pPr>
          <w:keepNext/>
          <w:spacing w:before="180" w:after="120"/>
        </w:pPr>
      </w:pPrChange>
    </w:pPr>
    <w:rPr>
      <w:szCs w:val="20"/>
      <w:lang w:val="en"/>
      <w:rPrChange w:id="1" w:author="Seamus Murphy" w:date="2026-09-23T07:08:00Z">
        <w:rPr>
          <w:rFonts w:ascii="Arial" w:hAnsi="Arial"/>
          <w:i/>
          <w:lang w:val="en-CA" w:eastAsia="en-US" w:bidi="ar-SA"/>
        </w:rPr>
      </w:rPrChange>
    </w:rPr>
  </w:style>
  <w:style w:type="paragraph" w:customStyle="1" w:styleId="ImageCaption">
    <w:name w:val="Image Caption"/>
    <w:basedOn w:val="Caption"/>
    <w:rsid w:val="00B92A44"/>
    <w:pPr>
      <w:spacing w:before="60" w:after="0"/>
      <w:pPrChange w:id="2" w:author="Seamus Murphy" w:date="2026-09-23T07:08:00Z">
        <w:pPr>
          <w:spacing w:before="60"/>
        </w:pPr>
      </w:pPrChange>
    </w:pPr>
    <w:rPr>
      <w:szCs w:val="20"/>
      <w:lang w:val="en"/>
      <w:rPrChange w:id="2" w:author="Seamus Murphy" w:date="2026-09-23T07:08:00Z">
        <w:rPr>
          <w:rFonts w:ascii="Arial" w:hAnsi="Arial"/>
          <w:i/>
          <w:lang w:val="en-CA" w:eastAsia="en-US" w:bidi="ar-SA"/>
        </w:rPr>
      </w:rPrChange>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styleId="UnresolvedMention">
    <w:name w:val="Unresolved Mention"/>
    <w:basedOn w:val="DefaultParagraphFont"/>
    <w:uiPriority w:val="99"/>
    <w:semiHidden/>
    <w:unhideWhenUsed/>
    <w:rsid w:val="008B49B3"/>
    <w:rPr>
      <w:color w:val="605E5C"/>
      <w:shd w:val="clear" w:color="auto" w:fill="E1DFDD"/>
    </w:rPr>
  </w:style>
  <w:style w:type="character" w:styleId="FollowedHyperlink">
    <w:name w:val="FollowedHyperlink"/>
    <w:basedOn w:val="DefaultParagraphFont"/>
    <w:uiPriority w:val="99"/>
    <w:semiHidden/>
    <w:unhideWhenUsed/>
    <w:rsid w:val="00811A02"/>
    <w:rPr>
      <w:color w:val="96607D" w:themeColor="followedHyperlink"/>
      <w:u w:val="single"/>
    </w:rPr>
  </w:style>
  <w:style w:type="paragraph" w:styleId="Header">
    <w:name w:val="header"/>
    <w:basedOn w:val="Normal"/>
    <w:link w:val="HeaderChar"/>
    <w:uiPriority w:val="99"/>
    <w:unhideWhenUsed/>
    <w:rsid w:val="00E165C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165CF"/>
    <w:rPr>
      <w:rFonts w:ascii="Arial" w:hAnsi="Arial"/>
      <w:lang w:val="en-CA"/>
    </w:rPr>
  </w:style>
  <w:style w:type="paragraph" w:styleId="Footer">
    <w:name w:val="footer"/>
    <w:basedOn w:val="Normal"/>
    <w:link w:val="FooterChar"/>
    <w:uiPriority w:val="99"/>
    <w:unhideWhenUsed/>
    <w:rsid w:val="00E165C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165CF"/>
    <w:rPr>
      <w:rFonts w:ascii="Arial" w:hAnsi="Arial"/>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3</Pages>
  <Words>13839</Words>
  <Characters>78886</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Testing the wind disruption and disturbance refugia hypothesis for mountain pine beetle outbreaks (Dendroctonus ponderosae)</vt:lpstr>
    </vt:vector>
  </TitlesOfParts>
  <Company/>
  <LinksUpToDate>false</LinksUpToDate>
  <CharactersWithSpaces>92540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and disturbance refugia hypothesis for mountain pine beetle outbreaks (Dendroctonus ponderosae)</dc:title>
  <dc:creator>Seamus Murphy</dc:creator>
  <cp:keywords>mountain pine beetle, forest disturbance, insect outbreaks, Landsat time series, refugia, British Columbia</cp:keywords>
  <cp:lastModifiedBy>Murphy, Seamus</cp:lastModifiedBy>
  <cp:revision>1</cp:revision>
  <dcterms:created xsi:type="dcterms:W3CDTF">2026-09-16T20:04:00Z</dcterms:created>
  <dcterms:modified xsi:type="dcterms:W3CDTF">2026-09-23T14:08:00Z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../04.references/apa.csl</vt:lpwstr>
  </property>
  <property fmtid="{D5CDD505-2E9C-101B-9397-08002B2CF9AE}" pid="10" name="date">
    <vt:lpwstr>2026-09-16</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stand density and flight-period wind as controls on attack in the Selkirk Mountains of British Columbia</vt:lpwstr>
  </property>
  <property fmtid="{D5CDD505-2E9C-101B-9397-08002B2CF9AE}" pid="18" name="toc-title">
    <vt:lpwstr>Table of contents</vt:lpwstr>
  </property>
</Properties>
</file>